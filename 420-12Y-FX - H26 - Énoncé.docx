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48A1" w14:textId="684EB806" w:rsidR="00B155D4" w:rsidRPr="003F7E49" w:rsidRDefault="0095166F" w:rsidP="00EA0B82">
      <w:pPr>
        <w:pStyle w:val="Titre"/>
        <w:jc w:val="center"/>
        <w:rPr>
          <w:rFonts w:ascii="Calibri" w:hAnsi="Calibri" w:cs="Calibri"/>
        </w:rPr>
      </w:pPr>
      <w:r w:rsidRPr="003F7E49">
        <w:rPr>
          <w:rFonts w:ascii="Calibri" w:hAnsi="Calibri" w:cs="Calibri"/>
        </w:rPr>
        <w:t>Activité synthèse de programme</w:t>
      </w:r>
    </w:p>
    <w:p w14:paraId="730A3294" w14:textId="77777777" w:rsidR="0095166F" w:rsidRPr="003F7E49" w:rsidRDefault="0095166F" w:rsidP="00EA0B82">
      <w:pPr>
        <w:jc w:val="center"/>
        <w:rPr>
          <w:rFonts w:ascii="Calibri" w:hAnsi="Calibri" w:cs="Calibri"/>
          <w:sz w:val="36"/>
          <w:szCs w:val="32"/>
        </w:rPr>
      </w:pPr>
      <w:r w:rsidRPr="003F7E49">
        <w:rPr>
          <w:rFonts w:ascii="Calibri" w:hAnsi="Calibri" w:cs="Calibri"/>
          <w:sz w:val="36"/>
          <w:szCs w:val="32"/>
        </w:rPr>
        <w:t>Énoncé du travail</w:t>
      </w:r>
    </w:p>
    <w:p w14:paraId="67449778" w14:textId="68EF5772" w:rsidR="00EC0B26" w:rsidRPr="003F7E49" w:rsidRDefault="00EC0B26" w:rsidP="679C31DB">
      <w:pPr>
        <w:rPr>
          <w:rFonts w:ascii="Calibri" w:hAnsi="Calibri" w:cs="Calibri"/>
          <w:sz w:val="28"/>
          <w:szCs w:val="28"/>
        </w:rPr>
      </w:pPr>
      <w:r w:rsidRPr="003F7E49">
        <w:rPr>
          <w:rFonts w:ascii="Calibri" w:hAnsi="Calibri" w:cs="Calibri"/>
          <w:b/>
          <w:color w:val="C00000"/>
          <w:sz w:val="28"/>
          <w:szCs w:val="28"/>
        </w:rPr>
        <w:t>Remise</w:t>
      </w:r>
      <w:r w:rsidR="68029553" w:rsidRPr="003F7E49">
        <w:rPr>
          <w:rFonts w:ascii="Calibri" w:hAnsi="Calibri" w:cs="Calibri"/>
          <w:b/>
          <w:color w:val="C00000"/>
          <w:sz w:val="28"/>
          <w:szCs w:val="28"/>
        </w:rPr>
        <w:t xml:space="preserve"> finale</w:t>
      </w:r>
      <w:r w:rsidRPr="003F7E49">
        <w:rPr>
          <w:rFonts w:ascii="Calibri" w:hAnsi="Calibri" w:cs="Calibri"/>
          <w:color w:val="C00000"/>
          <w:sz w:val="28"/>
          <w:szCs w:val="28"/>
        </w:rPr>
        <w:t> </w:t>
      </w:r>
      <w:r w:rsidRPr="003F7E49">
        <w:rPr>
          <w:rFonts w:ascii="Calibri" w:hAnsi="Calibri" w:cs="Calibri"/>
          <w:sz w:val="28"/>
          <w:szCs w:val="28"/>
        </w:rPr>
        <w:t xml:space="preserve">: </w:t>
      </w:r>
      <w:r w:rsidR="742E52E5" w:rsidRPr="137EF785">
        <w:rPr>
          <w:rFonts w:ascii="Calibri" w:hAnsi="Calibri" w:cs="Calibri"/>
          <w:sz w:val="28"/>
          <w:szCs w:val="28"/>
        </w:rPr>
        <w:t xml:space="preserve">mercredi </w:t>
      </w:r>
      <w:r w:rsidR="51B829C7" w:rsidRPr="137EF785">
        <w:rPr>
          <w:rFonts w:ascii="Calibri" w:hAnsi="Calibri" w:cs="Calibri"/>
          <w:sz w:val="28"/>
          <w:szCs w:val="28"/>
        </w:rPr>
        <w:t>1</w:t>
      </w:r>
      <w:r w:rsidR="1FEFA6AB" w:rsidRPr="137EF785">
        <w:rPr>
          <w:rFonts w:ascii="Calibri" w:hAnsi="Calibri" w:cs="Calibri"/>
          <w:sz w:val="28"/>
          <w:szCs w:val="28"/>
        </w:rPr>
        <w:t>3</w:t>
      </w:r>
      <w:r w:rsidR="00694603" w:rsidRPr="003F7E49">
        <w:rPr>
          <w:rFonts w:ascii="Calibri" w:hAnsi="Calibri" w:cs="Calibri"/>
          <w:sz w:val="28"/>
          <w:szCs w:val="28"/>
        </w:rPr>
        <w:t xml:space="preserve"> </w:t>
      </w:r>
      <w:r w:rsidR="45F07B91" w:rsidRPr="137EF785">
        <w:rPr>
          <w:rFonts w:ascii="Calibri" w:hAnsi="Calibri" w:cs="Calibri"/>
          <w:sz w:val="28"/>
          <w:szCs w:val="28"/>
        </w:rPr>
        <w:t>mai</w:t>
      </w:r>
      <w:r w:rsidR="15295EC9" w:rsidRPr="137EF785">
        <w:rPr>
          <w:rFonts w:ascii="Calibri" w:hAnsi="Calibri" w:cs="Calibri"/>
          <w:sz w:val="28"/>
          <w:szCs w:val="28"/>
        </w:rPr>
        <w:t xml:space="preserve"> </w:t>
      </w:r>
      <w:r w:rsidR="3AB9AFBC" w:rsidRPr="137EF785">
        <w:rPr>
          <w:rFonts w:ascii="Calibri" w:hAnsi="Calibri" w:cs="Calibri"/>
          <w:sz w:val="28"/>
          <w:szCs w:val="28"/>
        </w:rPr>
        <w:t>202</w:t>
      </w:r>
      <w:r w:rsidR="64451750" w:rsidRPr="137EF785">
        <w:rPr>
          <w:rFonts w:ascii="Calibri" w:hAnsi="Calibri" w:cs="Calibri"/>
          <w:sz w:val="28"/>
          <w:szCs w:val="28"/>
        </w:rPr>
        <w:t>6</w:t>
      </w:r>
      <w:r w:rsidR="178383A1" w:rsidRPr="003F7E49">
        <w:rPr>
          <w:rFonts w:ascii="Calibri" w:hAnsi="Calibri" w:cs="Calibri"/>
          <w:sz w:val="28"/>
          <w:szCs w:val="28"/>
        </w:rPr>
        <w:t xml:space="preserve"> </w:t>
      </w:r>
      <w:r w:rsidRPr="003F7E49">
        <w:rPr>
          <w:rFonts w:ascii="Calibri" w:hAnsi="Calibri" w:cs="Calibri"/>
          <w:sz w:val="28"/>
          <w:szCs w:val="28"/>
        </w:rPr>
        <w:t>à</w:t>
      </w:r>
      <w:r w:rsidR="556347E6" w:rsidRPr="003F7E49">
        <w:rPr>
          <w:rFonts w:ascii="Calibri" w:hAnsi="Calibri" w:cs="Calibri"/>
          <w:sz w:val="28"/>
          <w:szCs w:val="28"/>
        </w:rPr>
        <w:t xml:space="preserve"> 17h00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94090790"/>
        <w:docPartObj>
          <w:docPartGallery w:val="Table of Contents"/>
          <w:docPartUnique/>
        </w:docPartObj>
      </w:sdtPr>
      <w:sdtContent>
        <w:p w14:paraId="6B1A6D4F" w14:textId="77777777" w:rsidR="0095166F" w:rsidRPr="003F7E49" w:rsidRDefault="33EF4DB3" w:rsidP="3D558F02">
          <w:pPr>
            <w:pStyle w:val="En-ttedetabledesmatires"/>
            <w:rPr>
              <w:rFonts w:ascii="Calibri" w:hAnsi="Calibri" w:cs="Calibri"/>
              <w:lang w:val="fr-FR"/>
            </w:rPr>
          </w:pPr>
          <w:r w:rsidRPr="234E86AA">
            <w:rPr>
              <w:rFonts w:ascii="Calibri" w:hAnsi="Calibri" w:cs="Calibri"/>
              <w:lang w:val="fr-FR"/>
            </w:rPr>
            <w:t>Table des matières</w:t>
          </w:r>
        </w:p>
        <w:p w14:paraId="6FDF3E9B" w14:textId="0C6A536D" w:rsidR="00293FF6" w:rsidRPr="003F7E49" w:rsidRDefault="00293FF6" w:rsidP="234E86AA">
          <w:pPr>
            <w:pStyle w:val="TM1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r>
            <w:fldChar w:fldCharType="begin"/>
          </w:r>
          <w:r w:rsidR="679C31DB">
            <w:instrText>TOC \o "1-3" \z \u \h</w:instrText>
          </w:r>
          <w:r>
            <w:fldChar w:fldCharType="separate"/>
          </w:r>
          <w:hyperlink w:anchor="_Toc424883919">
            <w:r w:rsidR="234E86AA" w:rsidRPr="234E86AA">
              <w:rPr>
                <w:rStyle w:val="Lienhypertexte"/>
              </w:rPr>
              <w:t>1 - MISE EN CONTEXTE</w:t>
            </w:r>
            <w:r w:rsidR="679C31DB">
              <w:tab/>
            </w:r>
            <w:r w:rsidR="679C31DB">
              <w:fldChar w:fldCharType="begin"/>
            </w:r>
            <w:r w:rsidR="679C31DB">
              <w:instrText>PAGEREF _Toc424883919 \h</w:instrText>
            </w:r>
            <w:r w:rsidR="679C31DB">
              <w:fldChar w:fldCharType="separate"/>
            </w:r>
            <w:r w:rsidR="234E86AA" w:rsidRPr="234E86AA">
              <w:rPr>
                <w:rStyle w:val="Lienhypertexte"/>
              </w:rPr>
              <w:t>1</w:t>
            </w:r>
            <w:r w:rsidR="679C31DB">
              <w:fldChar w:fldCharType="end"/>
            </w:r>
          </w:hyperlink>
        </w:p>
        <w:p w14:paraId="6271AF47" w14:textId="6F270A0B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684533924">
            <w:r w:rsidRPr="234E86AA">
              <w:rPr>
                <w:rStyle w:val="Lienhypertexte"/>
              </w:rPr>
              <w:t>1.1 - Objectif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_Toc1684533924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1</w:t>
            </w:r>
            <w:r w:rsidR="00293FF6">
              <w:fldChar w:fldCharType="end"/>
            </w:r>
          </w:hyperlink>
        </w:p>
        <w:p w14:paraId="3E5E1115" w14:textId="4F3421CC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530845753">
            <w:r w:rsidRPr="234E86AA">
              <w:rPr>
                <w:rStyle w:val="Lienhypertexte"/>
              </w:rPr>
              <w:t>1.2 – Calendrier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_Toc530845753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1</w:t>
            </w:r>
            <w:r w:rsidR="00293FF6">
              <w:fldChar w:fldCharType="end"/>
            </w:r>
          </w:hyperlink>
        </w:p>
        <w:p w14:paraId="39C227C0" w14:textId="57B62886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775071775">
            <w:r w:rsidRPr="234E86AA">
              <w:rPr>
                <w:rStyle w:val="Lienhypertexte"/>
              </w:rPr>
              <w:t>1.3 – Rencontres de suivi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_Toc1775071775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2</w:t>
            </w:r>
            <w:r w:rsidR="00293FF6">
              <w:fldChar w:fldCharType="end"/>
            </w:r>
          </w:hyperlink>
        </w:p>
        <w:p w14:paraId="687BB169" w14:textId="3C1CA197" w:rsidR="00293FF6" w:rsidRPr="003F7E49" w:rsidRDefault="234E86AA" w:rsidP="234E86AA">
          <w:pPr>
            <w:pStyle w:val="TM1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327984367">
            <w:r w:rsidRPr="234E86AA">
              <w:rPr>
                <w:rStyle w:val="Lienhypertexte"/>
              </w:rPr>
              <w:t>2 – CONTRAINTES DE RÉALISATION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_Toc327984367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2</w:t>
            </w:r>
            <w:r w:rsidR="00293FF6">
              <w:fldChar w:fldCharType="end"/>
            </w:r>
          </w:hyperlink>
        </w:p>
        <w:p w14:paraId="6C51FFFA" w14:textId="4ABF9315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635522258">
            <w:r w:rsidRPr="234E86AA">
              <w:rPr>
                <w:rStyle w:val="Lienhypertexte"/>
              </w:rPr>
              <w:t>2.1 – Technologies à utiliser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_Toc635522258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2</w:t>
            </w:r>
            <w:r w:rsidR="00293FF6">
              <w:fldChar w:fldCharType="end"/>
            </w:r>
          </w:hyperlink>
        </w:p>
        <w:p w14:paraId="20D61D2C" w14:textId="63EEB1EC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434425726">
            <w:r w:rsidRPr="234E86AA">
              <w:rPr>
                <w:rStyle w:val="Lienhypertexte"/>
              </w:rPr>
              <w:t>2.2 – Utilisation de Git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_Toc434425726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3</w:t>
            </w:r>
            <w:r w:rsidR="00293FF6">
              <w:fldChar w:fldCharType="end"/>
            </w:r>
          </w:hyperlink>
        </w:p>
        <w:p w14:paraId="5129E47E" w14:textId="64BB184F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342145781">
            <w:r w:rsidRPr="234E86AA">
              <w:rPr>
                <w:rStyle w:val="Lienhypertexte"/>
              </w:rPr>
              <w:t>2.3 – Contraintes techniques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_Toc1342145781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3</w:t>
            </w:r>
            <w:r w:rsidR="00293FF6">
              <w:fldChar w:fldCharType="end"/>
            </w:r>
          </w:hyperlink>
        </w:p>
        <w:p w14:paraId="4F2FA8DD" w14:textId="337C4EFA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272000819">
            <w:r w:rsidRPr="234E86AA">
              <w:rPr>
                <w:rStyle w:val="Lienhypertexte"/>
              </w:rPr>
              <w:t>Note générale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_Toc1272000819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3</w:t>
            </w:r>
            <w:r w:rsidR="00293FF6">
              <w:fldChar w:fldCharType="end"/>
            </w:r>
          </w:hyperlink>
        </w:p>
        <w:p w14:paraId="726E001F" w14:textId="7F61CCEA" w:rsidR="00293FF6" w:rsidRPr="003F7E49" w:rsidRDefault="234E86AA" w:rsidP="234E86AA">
          <w:pPr>
            <w:pStyle w:val="TM1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364231338">
            <w:r w:rsidRPr="234E86AA">
              <w:rPr>
                <w:rStyle w:val="Lienhypertexte"/>
              </w:rPr>
              <w:t>3 – TRAVAIL À RÉALISER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_Toc364231338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3</w:t>
            </w:r>
            <w:r w:rsidR="00293FF6">
              <w:fldChar w:fldCharType="end"/>
            </w:r>
          </w:hyperlink>
        </w:p>
        <w:p w14:paraId="01079D4D" w14:textId="58492A8D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611579789">
            <w:r w:rsidRPr="234E86AA">
              <w:rPr>
                <w:rStyle w:val="Lienhypertexte"/>
              </w:rPr>
              <w:t>3.1 – Fonctionnalités à développer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_Toc611579789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3</w:t>
            </w:r>
            <w:r w:rsidR="00293FF6">
              <w:fldChar w:fldCharType="end"/>
            </w:r>
          </w:hyperlink>
        </w:p>
        <w:p w14:paraId="1C2A4627" w14:textId="25EE08E8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255132275">
            <w:r w:rsidRPr="234E86AA">
              <w:rPr>
                <w:rStyle w:val="Lienhypertexte"/>
              </w:rPr>
              <w:t>Avant la première présentation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_Toc1255132275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3</w:t>
            </w:r>
            <w:r w:rsidR="00293FF6">
              <w:fldChar w:fldCharType="end"/>
            </w:r>
          </w:hyperlink>
        </w:p>
        <w:p w14:paraId="1CD1FBF8" w14:textId="4EEEF626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10662204">
            <w:r w:rsidRPr="234E86AA">
              <w:rPr>
                <w:rStyle w:val="Lienhypertexte"/>
              </w:rPr>
              <w:t>Avant la deuxième présentation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_Toc110662204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4</w:t>
            </w:r>
            <w:r w:rsidR="00293FF6">
              <w:fldChar w:fldCharType="end"/>
            </w:r>
          </w:hyperlink>
        </w:p>
        <w:p w14:paraId="3EBC281B" w14:textId="167999F0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072775948">
            <w:r w:rsidRPr="234E86AA">
              <w:rPr>
                <w:rStyle w:val="Lienhypertexte"/>
              </w:rPr>
              <w:t>Avant la remise finale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_Toc1072775948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5</w:t>
            </w:r>
            <w:r w:rsidR="00293FF6">
              <w:fldChar w:fldCharType="end"/>
            </w:r>
          </w:hyperlink>
        </w:p>
        <w:p w14:paraId="535B6F2F" w14:textId="570CB3DE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587106724">
            <w:r w:rsidRPr="234E86AA">
              <w:rPr>
                <w:rStyle w:val="Lienhypertexte"/>
              </w:rPr>
              <w:t>Navigation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_Toc587106724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6</w:t>
            </w:r>
            <w:r w:rsidR="00293FF6">
              <w:fldChar w:fldCharType="end"/>
            </w:r>
          </w:hyperlink>
        </w:p>
        <w:p w14:paraId="75C53849" w14:textId="5B96BE0A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540076975">
            <w:r w:rsidRPr="234E86AA">
              <w:rPr>
                <w:rStyle w:val="Lienhypertexte"/>
              </w:rPr>
              <w:t>3.2 – Résumé des rôles de l’application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_Toc1540076975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7</w:t>
            </w:r>
            <w:r w:rsidR="00293FF6">
              <w:fldChar w:fldCharType="end"/>
            </w:r>
          </w:hyperlink>
        </w:p>
        <w:p w14:paraId="2A0D3D09" w14:textId="2873B849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477783695">
            <w:r w:rsidRPr="234E86AA">
              <w:rPr>
                <w:rStyle w:val="Lienhypertexte"/>
              </w:rPr>
              <w:t>3.3 – Jeux de données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_Toc477783695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7</w:t>
            </w:r>
            <w:r w:rsidR="00293FF6">
              <w:fldChar w:fldCharType="end"/>
            </w:r>
          </w:hyperlink>
        </w:p>
        <w:p w14:paraId="58EB4721" w14:textId="1437B99E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713428140">
            <w:r w:rsidRPr="234E86AA">
              <w:rPr>
                <w:rStyle w:val="Lienhypertexte"/>
              </w:rPr>
              <w:t>3.4 – Tests automatisés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_Toc713428140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8</w:t>
            </w:r>
            <w:r w:rsidR="00293FF6">
              <w:fldChar w:fldCharType="end"/>
            </w:r>
          </w:hyperlink>
        </w:p>
        <w:p w14:paraId="5514940E" w14:textId="64BFFCBE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758751191">
            <w:r w:rsidRPr="234E86AA">
              <w:rPr>
                <w:rStyle w:val="Lienhypertexte"/>
              </w:rPr>
              <w:t>3.5 – Validation des données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_Toc758751191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8</w:t>
            </w:r>
            <w:r w:rsidR="00293FF6">
              <w:fldChar w:fldCharType="end"/>
            </w:r>
          </w:hyperlink>
        </w:p>
        <w:p w14:paraId="1180B97A" w14:textId="431027AF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250542896">
            <w:r w:rsidRPr="234E86AA">
              <w:rPr>
                <w:rStyle w:val="Lienhypertexte"/>
              </w:rPr>
              <w:t>Utilisateur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_Toc250542896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8</w:t>
            </w:r>
            <w:r w:rsidR="00293FF6">
              <w:fldChar w:fldCharType="end"/>
            </w:r>
          </w:hyperlink>
        </w:p>
        <w:p w14:paraId="12582F60" w14:textId="39DEA025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660559227">
            <w:r w:rsidRPr="234E86AA">
              <w:rPr>
                <w:rStyle w:val="Lienhypertexte"/>
              </w:rPr>
              <w:t>Examen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_Toc1660559227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9</w:t>
            </w:r>
            <w:r w:rsidR="00293FF6">
              <w:fldChar w:fldCharType="end"/>
            </w:r>
          </w:hyperlink>
        </w:p>
        <w:p w14:paraId="5C1E363D" w14:textId="179EBC16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092204861">
            <w:r w:rsidRPr="234E86AA">
              <w:rPr>
                <w:rStyle w:val="Lienhypertexte"/>
              </w:rPr>
              <w:t>Question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_Toc1092204861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9</w:t>
            </w:r>
            <w:r w:rsidR="00293FF6">
              <w:fldChar w:fldCharType="end"/>
            </w:r>
          </w:hyperlink>
        </w:p>
        <w:p w14:paraId="0E139D20" w14:textId="4C75F1C4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059352859">
            <w:r w:rsidRPr="234E86AA">
              <w:rPr>
                <w:rStyle w:val="Lienhypertexte"/>
              </w:rPr>
              <w:t>ChoixReponse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_Toc1059352859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9</w:t>
            </w:r>
            <w:r w:rsidR="00293FF6">
              <w:fldChar w:fldCharType="end"/>
            </w:r>
          </w:hyperlink>
        </w:p>
        <w:p w14:paraId="217F9BBC" w14:textId="118D453E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643587823">
            <w:r w:rsidRPr="234E86AA">
              <w:rPr>
                <w:rStyle w:val="Lienhypertexte"/>
              </w:rPr>
              <w:t>CopieEtudiante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_Toc643587823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9</w:t>
            </w:r>
            <w:r w:rsidR="00293FF6">
              <w:fldChar w:fldCharType="end"/>
            </w:r>
          </w:hyperlink>
        </w:p>
        <w:p w14:paraId="37863D3C" w14:textId="5693D37F" w:rsidR="00293FF6" w:rsidRPr="003F7E49" w:rsidRDefault="234E86AA" w:rsidP="234E86AA">
          <w:pPr>
            <w:pStyle w:val="TM3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426078673">
            <w:r w:rsidRPr="234E86AA">
              <w:rPr>
                <w:rStyle w:val="Lienhypertexte"/>
              </w:rPr>
              <w:t>ReponseEtudiant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_Toc426078673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9</w:t>
            </w:r>
            <w:r w:rsidR="00293FF6">
              <w:fldChar w:fldCharType="end"/>
            </w:r>
          </w:hyperlink>
        </w:p>
        <w:p w14:paraId="33E7FAA5" w14:textId="03A03544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813271886">
            <w:r w:rsidRPr="234E86AA">
              <w:rPr>
                <w:rStyle w:val="Lienhypertexte"/>
              </w:rPr>
              <w:t>3.5 – Sécurité de l’application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_Toc1813271886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10</w:t>
            </w:r>
            <w:r w:rsidR="00293FF6">
              <w:fldChar w:fldCharType="end"/>
            </w:r>
          </w:hyperlink>
        </w:p>
        <w:p w14:paraId="6587493B" w14:textId="087BDF95" w:rsidR="00293FF6" w:rsidRPr="003F7E49" w:rsidRDefault="234E86AA" w:rsidP="234E86AA">
          <w:pPr>
            <w:pStyle w:val="TM1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104014325">
            <w:r w:rsidRPr="234E86AA">
              <w:rPr>
                <w:rStyle w:val="Lienhypertexte"/>
              </w:rPr>
              <w:t>4 – REMISE ET ÉVALUATION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_Toc1104014325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10</w:t>
            </w:r>
            <w:r w:rsidR="00293FF6">
              <w:fldChar w:fldCharType="end"/>
            </w:r>
          </w:hyperlink>
        </w:p>
        <w:p w14:paraId="12114C9B" w14:textId="5C2FF276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464967242">
            <w:r w:rsidRPr="234E86AA">
              <w:rPr>
                <w:rStyle w:val="Lienhypertexte"/>
              </w:rPr>
              <w:t>4.1 – Remise sur Léa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_Toc464967242 \h</w:instrText>
            </w:r>
            <w:r w:rsidR="00293FF6">
              <w:fldChar w:fldCharType="separate"/>
            </w:r>
            <w:r w:rsidRPr="234E86AA">
              <w:rPr>
                <w:rStyle w:val="Lienhypertexte"/>
              </w:rPr>
              <w:t>10</w:t>
            </w:r>
            <w:r w:rsidR="00293FF6">
              <w:fldChar w:fldCharType="end"/>
            </w:r>
          </w:hyperlink>
        </w:p>
        <w:p w14:paraId="3CB48690" w14:textId="65B76C9F" w:rsidR="00293FF6" w:rsidRPr="003F7E49" w:rsidRDefault="234E86AA" w:rsidP="234E86AA">
          <w:pPr>
            <w:pStyle w:val="TM2"/>
            <w:tabs>
              <w:tab w:val="right" w:leader="dot" w:pos="8625"/>
            </w:tabs>
            <w:rPr>
              <w:rStyle w:val="Lienhypertexte"/>
              <w:noProof/>
              <w:kern w:val="2"/>
              <w:lang w:val="en-CA" w:eastAsia="en-CA"/>
              <w14:ligatures w14:val="standardContextual"/>
            </w:rPr>
          </w:pPr>
          <w:hyperlink w:anchor="_Toc1740952788">
            <w:r w:rsidRPr="65882B91">
              <w:rPr>
                <w:rStyle w:val="Lienhypertexte"/>
              </w:rPr>
              <w:t>4.2 – Grille d’évaluation</w:t>
            </w:r>
            <w:r w:rsidR="00293FF6">
              <w:tab/>
            </w:r>
            <w:r w:rsidR="00293FF6">
              <w:fldChar w:fldCharType="begin"/>
            </w:r>
            <w:r w:rsidR="00293FF6">
              <w:instrText>PAGEREF _Toc1740952788 \h</w:instrText>
            </w:r>
            <w:r w:rsidR="00293FF6">
              <w:fldChar w:fldCharType="separate"/>
            </w:r>
            <w:r w:rsidRPr="65882B91">
              <w:rPr>
                <w:rStyle w:val="Lienhypertexte"/>
              </w:rPr>
              <w:t>10</w:t>
            </w:r>
            <w:r w:rsidR="00293FF6">
              <w:fldChar w:fldCharType="end"/>
            </w:r>
          </w:hyperlink>
          <w:r w:rsidR="00293FF6">
            <w:fldChar w:fldCharType="end"/>
          </w:r>
        </w:p>
      </w:sdtContent>
    </w:sdt>
    <w:p w14:paraId="3F0A8680" w14:textId="6E05C678" w:rsidR="0095166F" w:rsidRPr="003F7E49" w:rsidRDefault="33EF4DB3" w:rsidP="0095166F">
      <w:pPr>
        <w:pStyle w:val="Titre1"/>
        <w:rPr>
          <w:rFonts w:ascii="Calibri" w:hAnsi="Calibri" w:cs="Calibri"/>
          <w:color w:val="0563C1" w:themeColor="hyperlink"/>
          <w:u w:val="single"/>
        </w:rPr>
      </w:pPr>
      <w:bookmarkStart w:id="0" w:name="_Toc424883919"/>
      <w:r w:rsidRPr="234E86AA">
        <w:rPr>
          <w:rFonts w:ascii="Calibri" w:hAnsi="Calibri" w:cs="Calibri"/>
        </w:rPr>
        <w:t>1</w:t>
      </w:r>
      <w:r w:rsidR="383E040D" w:rsidRPr="234E86AA">
        <w:rPr>
          <w:rFonts w:ascii="Calibri" w:hAnsi="Calibri" w:cs="Calibri"/>
        </w:rPr>
        <w:t xml:space="preserve"> </w:t>
      </w:r>
      <w:r w:rsidRPr="234E86AA">
        <w:rPr>
          <w:rFonts w:ascii="Calibri" w:hAnsi="Calibri" w:cs="Calibri"/>
        </w:rPr>
        <w:t xml:space="preserve">- </w:t>
      </w:r>
      <w:r w:rsidR="536B1220" w:rsidRPr="234E86AA">
        <w:rPr>
          <w:rFonts w:ascii="Calibri" w:hAnsi="Calibri" w:cs="Calibri"/>
        </w:rPr>
        <w:t>MISE EN CONTEXTE</w:t>
      </w:r>
      <w:bookmarkEnd w:id="0"/>
    </w:p>
    <w:p w14:paraId="4576494F" w14:textId="77777777" w:rsidR="0095166F" w:rsidRPr="003F7E49" w:rsidRDefault="33EF4DB3" w:rsidP="0079444A">
      <w:pPr>
        <w:pStyle w:val="Titre2"/>
        <w:spacing w:before="120"/>
        <w:rPr>
          <w:rFonts w:ascii="Calibri" w:hAnsi="Calibri" w:cs="Calibri"/>
        </w:rPr>
      </w:pPr>
      <w:bookmarkStart w:id="1" w:name="_Toc1684533924"/>
      <w:r w:rsidRPr="234E86AA">
        <w:rPr>
          <w:rFonts w:ascii="Calibri" w:hAnsi="Calibri" w:cs="Calibri"/>
        </w:rPr>
        <w:t>1.1 - Objectif</w:t>
      </w:r>
      <w:bookmarkEnd w:id="1"/>
    </w:p>
    <w:p w14:paraId="6D8A2FBA" w14:textId="46FC31AB" w:rsidR="009F07F2" w:rsidRDefault="5432DE3B" w:rsidP="003B024F">
      <w:pPr>
        <w:jc w:val="both"/>
        <w:rPr>
          <w:rFonts w:ascii="Calibri" w:hAnsi="Calibri" w:cs="Calibri"/>
        </w:rPr>
      </w:pPr>
      <w:r w:rsidRPr="24292063">
        <w:rPr>
          <w:rStyle w:val="normaltextrun"/>
          <w:rFonts w:ascii="Calibri" w:hAnsi="Calibri" w:cs="Calibri"/>
        </w:rPr>
        <w:t xml:space="preserve">Cette activité de synthèse est l’occasion pour vous de démontrer, en l’espace de </w:t>
      </w:r>
      <w:r w:rsidRPr="24292063">
        <w:rPr>
          <w:rStyle w:val="normaltextrun"/>
          <w:rFonts w:ascii="Calibri" w:hAnsi="Calibri" w:cs="Calibri"/>
          <w:b/>
          <w:bCs/>
        </w:rPr>
        <w:t>trois semaines</w:t>
      </w:r>
      <w:r w:rsidRPr="24292063">
        <w:rPr>
          <w:rStyle w:val="normaltextrun"/>
          <w:rFonts w:ascii="Calibri" w:hAnsi="Calibri" w:cs="Calibri"/>
        </w:rPr>
        <w:t xml:space="preserve">, les </w:t>
      </w:r>
      <w:r w:rsidRPr="24292063">
        <w:rPr>
          <w:rStyle w:val="normaltextrun"/>
          <w:rFonts w:ascii="Calibri" w:hAnsi="Calibri" w:cs="Calibri"/>
          <w:b/>
          <w:bCs/>
        </w:rPr>
        <w:t>compétences</w:t>
      </w:r>
      <w:r w:rsidRPr="24292063">
        <w:rPr>
          <w:rStyle w:val="normaltextrun"/>
          <w:rFonts w:ascii="Calibri" w:hAnsi="Calibri" w:cs="Calibri"/>
        </w:rPr>
        <w:t xml:space="preserve"> acquises durant vos trois années d’études. Le travail demandé consiste à développer une </w:t>
      </w:r>
      <w:r w:rsidRPr="24292063">
        <w:rPr>
          <w:rStyle w:val="normaltextrun"/>
          <w:rFonts w:ascii="Calibri" w:hAnsi="Calibri" w:cs="Calibri"/>
          <w:b/>
          <w:bCs/>
        </w:rPr>
        <w:t>application Web</w:t>
      </w:r>
      <w:r w:rsidRPr="24292063">
        <w:rPr>
          <w:rStyle w:val="normaltextrun"/>
          <w:rFonts w:ascii="Calibri" w:hAnsi="Calibri" w:cs="Calibri"/>
        </w:rPr>
        <w:t xml:space="preserve">, appuyée par </w:t>
      </w:r>
      <w:r w:rsidRPr="24292063">
        <w:rPr>
          <w:rStyle w:val="normaltextrun"/>
          <w:rFonts w:ascii="Calibri" w:hAnsi="Calibri" w:cs="Calibri"/>
          <w:b/>
          <w:bCs/>
        </w:rPr>
        <w:t>une base de données</w:t>
      </w:r>
      <w:r w:rsidRPr="24292063">
        <w:rPr>
          <w:rStyle w:val="normaltextrun"/>
          <w:rFonts w:ascii="Calibri" w:hAnsi="Calibri" w:cs="Calibri"/>
        </w:rPr>
        <w:t xml:space="preserve">, </w:t>
      </w:r>
      <w:r w:rsidR="52CCE16B" w:rsidRPr="24292063">
        <w:rPr>
          <w:rStyle w:val="normaltextrun"/>
          <w:rFonts w:ascii="Calibri" w:hAnsi="Calibri" w:cs="Calibri"/>
        </w:rPr>
        <w:t xml:space="preserve">de type Help Desk permettant la gestion complète des incidents (tickets) dans une organisation. </w:t>
      </w:r>
      <w:r w:rsidR="65131C52" w:rsidRPr="24292063">
        <w:rPr>
          <w:rFonts w:ascii="Calibri" w:hAnsi="Calibri" w:cs="Calibri"/>
        </w:rPr>
        <w:t>L’application, nommée</w:t>
      </w:r>
      <w:r w:rsidR="52CCE16B" w:rsidRPr="24292063">
        <w:rPr>
          <w:rFonts w:ascii="Calibri" w:hAnsi="Calibri" w:cs="Calibri"/>
          <w:b/>
          <w:bCs/>
        </w:rPr>
        <w:t xml:space="preserve"> </w:t>
      </w:r>
      <w:ins w:id="2" w:author="Nouha Bouteldja" w:date="2026-04-02T00:46:00Z" w16du:dateUtc="2026-04-02T00:46:54Z">
        <w:r w:rsidR="5A613E35" w:rsidRPr="24292063">
          <w:rPr>
            <w:rFonts w:ascii="Calibri" w:hAnsi="Calibri" w:cs="Calibri"/>
            <w:b/>
            <w:bCs/>
          </w:rPr>
          <w:t>GarneauSupport</w:t>
        </w:r>
      </w:ins>
      <w:del w:id="3" w:author="Nouha Bouteldja" w:date="2026-04-02T00:46:00Z" w16du:dateUtc="2026-04-02T00:46:46Z">
        <w:r w:rsidR="00BC1DD9" w:rsidRPr="24292063" w:rsidDel="52CCE16B">
          <w:rPr>
            <w:rFonts w:ascii="Calibri" w:hAnsi="Calibri" w:cs="Calibri"/>
            <w:b/>
            <w:bCs/>
            <w:highlight w:val="yellow"/>
          </w:rPr>
          <w:delText>??</w:delText>
        </w:r>
      </w:del>
      <w:r w:rsidR="71780FDA" w:rsidRPr="24292063">
        <w:rPr>
          <w:rFonts w:ascii="Calibri" w:hAnsi="Calibri" w:cs="Calibri"/>
        </w:rPr>
        <w:t xml:space="preserve"> doit permettre ; </w:t>
      </w:r>
    </w:p>
    <w:p w14:paraId="02797614" w14:textId="77777777" w:rsidR="00482A73" w:rsidRDefault="00F37DDA" w:rsidP="006E2287">
      <w:pPr>
        <w:numPr>
          <w:ilvl w:val="0"/>
          <w:numId w:val="21"/>
        </w:numPr>
        <w:spacing w:after="0" w:line="240" w:lineRule="auto"/>
        <w:ind w:left="714" w:hanging="357"/>
        <w:rPr>
          <w:rFonts w:ascii="Calibri" w:hAnsi="Calibri" w:cs="Calibri"/>
        </w:rPr>
      </w:pPr>
      <w:r w:rsidRPr="00482A73">
        <w:rPr>
          <w:rFonts w:ascii="Calibri" w:hAnsi="Calibri" w:cs="Calibri"/>
        </w:rPr>
        <w:t>La gestion d</w:t>
      </w:r>
      <w:r w:rsidR="000042DB" w:rsidRPr="00482A73">
        <w:rPr>
          <w:rFonts w:ascii="Calibri" w:hAnsi="Calibri" w:cs="Calibri"/>
        </w:rPr>
        <w:t>es</w:t>
      </w:r>
      <w:r w:rsidRPr="00482A73">
        <w:rPr>
          <w:rFonts w:ascii="Calibri" w:hAnsi="Calibri" w:cs="Calibri"/>
        </w:rPr>
        <w:t xml:space="preserve"> compte</w:t>
      </w:r>
      <w:r w:rsidR="000042DB" w:rsidRPr="00482A73">
        <w:rPr>
          <w:rFonts w:ascii="Calibri" w:hAnsi="Calibri" w:cs="Calibri"/>
        </w:rPr>
        <w:t>s</w:t>
      </w:r>
      <w:r w:rsidRPr="00482A73">
        <w:rPr>
          <w:rFonts w:ascii="Calibri" w:hAnsi="Calibri" w:cs="Calibri"/>
        </w:rPr>
        <w:t xml:space="preserve"> </w:t>
      </w:r>
      <w:r w:rsidR="003C3CD7" w:rsidRPr="00482A73">
        <w:rPr>
          <w:rFonts w:ascii="Calibri" w:hAnsi="Calibri" w:cs="Calibri"/>
        </w:rPr>
        <w:t>client et techniciens</w:t>
      </w:r>
      <w:bookmarkStart w:id="4" w:name="_Toc530845753"/>
    </w:p>
    <w:p w14:paraId="4F8A834A" w14:textId="4245F472" w:rsidR="00CA2298" w:rsidRPr="00B63926" w:rsidRDefault="00CA2298" w:rsidP="006E2287">
      <w:pPr>
        <w:numPr>
          <w:ilvl w:val="0"/>
          <w:numId w:val="21"/>
        </w:numPr>
        <w:spacing w:after="0" w:line="240" w:lineRule="auto"/>
        <w:ind w:left="714" w:hanging="357"/>
        <w:rPr>
          <w:rFonts w:ascii="Calibri" w:hAnsi="Calibri" w:cs="Calibri"/>
          <w:highlight w:val="yellow"/>
        </w:rPr>
      </w:pPr>
      <w:r w:rsidRPr="00B63926">
        <w:rPr>
          <w:rFonts w:ascii="Calibri" w:hAnsi="Calibri" w:cs="Calibri"/>
          <w:highlight w:val="yellow"/>
        </w:rPr>
        <w:t>La gestion des catégories d’incidents</w:t>
      </w:r>
    </w:p>
    <w:p w14:paraId="031DD4AE" w14:textId="1D092266" w:rsidR="00482A73" w:rsidRPr="00482A73" w:rsidRDefault="00482A73" w:rsidP="006E2287">
      <w:pPr>
        <w:numPr>
          <w:ilvl w:val="0"/>
          <w:numId w:val="21"/>
        </w:numPr>
        <w:spacing w:after="0" w:line="240" w:lineRule="auto"/>
        <w:ind w:left="714" w:hanging="357"/>
        <w:rPr>
          <w:rFonts w:ascii="Calibri" w:hAnsi="Calibri" w:cs="Calibri"/>
        </w:rPr>
      </w:pPr>
      <w:r w:rsidRPr="00482A73">
        <w:rPr>
          <w:rFonts w:ascii="Calibri" w:hAnsi="Calibri" w:cs="Calibri"/>
        </w:rPr>
        <w:t>L’assignation à des techniciens</w:t>
      </w:r>
    </w:p>
    <w:p w14:paraId="74B605EA" w14:textId="77777777" w:rsidR="00482A73" w:rsidRDefault="00482A73" w:rsidP="006E2287">
      <w:pPr>
        <w:pStyle w:val="Titre2"/>
        <w:numPr>
          <w:ilvl w:val="0"/>
          <w:numId w:val="21"/>
        </w:numPr>
        <w:spacing w:before="0" w:line="240" w:lineRule="auto"/>
        <w:ind w:left="714" w:hanging="357"/>
        <w:rPr>
          <w:rFonts w:ascii="Calibri" w:eastAsiaTheme="minorHAnsi" w:hAnsi="Calibri" w:cs="Calibri"/>
          <w:color w:val="auto"/>
          <w:sz w:val="22"/>
          <w:szCs w:val="22"/>
        </w:rPr>
      </w:pPr>
      <w:r w:rsidRPr="00482A73">
        <w:rPr>
          <w:rFonts w:ascii="Calibri" w:eastAsiaTheme="minorHAnsi" w:hAnsi="Calibri" w:cs="Calibri"/>
          <w:color w:val="auto"/>
          <w:sz w:val="22"/>
          <w:szCs w:val="22"/>
        </w:rPr>
        <w:t>La gestion d’un cycle de vie structuré</w:t>
      </w:r>
    </w:p>
    <w:p w14:paraId="6003376B" w14:textId="4A7E920E" w:rsidR="00482A73" w:rsidRPr="00482A73" w:rsidRDefault="00482A73" w:rsidP="006E2287">
      <w:pPr>
        <w:pStyle w:val="Titre2"/>
        <w:numPr>
          <w:ilvl w:val="0"/>
          <w:numId w:val="21"/>
        </w:numPr>
        <w:spacing w:before="0" w:line="240" w:lineRule="auto"/>
        <w:ind w:left="714" w:hanging="357"/>
        <w:rPr>
          <w:rFonts w:ascii="Calibri" w:eastAsiaTheme="minorHAnsi" w:hAnsi="Calibri" w:cs="Calibri"/>
          <w:color w:val="auto"/>
          <w:sz w:val="22"/>
          <w:szCs w:val="22"/>
        </w:rPr>
      </w:pPr>
      <w:r w:rsidRPr="00482A73">
        <w:rPr>
          <w:rFonts w:ascii="Calibri" w:eastAsiaTheme="minorHAnsi" w:hAnsi="Calibri" w:cs="Calibri"/>
          <w:color w:val="auto"/>
          <w:sz w:val="22"/>
          <w:szCs w:val="22"/>
        </w:rPr>
        <w:t>La communication entre utilisateurs et techniciens</w:t>
      </w:r>
    </w:p>
    <w:p w14:paraId="7671E43A" w14:textId="77777777" w:rsidR="00482A73" w:rsidRDefault="00482A73" w:rsidP="006E2287">
      <w:pPr>
        <w:pStyle w:val="Titre2"/>
        <w:numPr>
          <w:ilvl w:val="0"/>
          <w:numId w:val="21"/>
        </w:numPr>
        <w:spacing w:before="0" w:line="240" w:lineRule="auto"/>
        <w:ind w:left="714" w:hanging="357"/>
        <w:rPr>
          <w:rFonts w:ascii="Calibri" w:eastAsiaTheme="minorHAnsi" w:hAnsi="Calibri" w:cs="Calibri"/>
          <w:color w:val="auto"/>
          <w:sz w:val="22"/>
          <w:szCs w:val="22"/>
        </w:rPr>
      </w:pPr>
      <w:r w:rsidRPr="00482A73">
        <w:rPr>
          <w:rFonts w:ascii="Calibri" w:eastAsiaTheme="minorHAnsi" w:hAnsi="Calibri" w:cs="Calibri"/>
          <w:color w:val="auto"/>
          <w:sz w:val="22"/>
          <w:szCs w:val="22"/>
        </w:rPr>
        <w:t>La résolution et la fermeture des incidents</w:t>
      </w:r>
    </w:p>
    <w:p w14:paraId="657ABBEC" w14:textId="77777777" w:rsidR="00740C93" w:rsidRPr="00740C93" w:rsidRDefault="00740C93" w:rsidP="00740C93"/>
    <w:p w14:paraId="63081430" w14:textId="034274EC" w:rsidR="0095166F" w:rsidRPr="003F7E49" w:rsidRDefault="33EF4DB3" w:rsidP="006606C4">
      <w:pPr>
        <w:pStyle w:val="Titre2"/>
        <w:rPr>
          <w:rFonts w:ascii="Calibri" w:hAnsi="Calibri" w:cs="Calibri"/>
        </w:rPr>
      </w:pPr>
      <w:r w:rsidRPr="234E86AA">
        <w:rPr>
          <w:rFonts w:ascii="Calibri" w:hAnsi="Calibri" w:cs="Calibri"/>
        </w:rPr>
        <w:t>1.</w:t>
      </w:r>
      <w:r w:rsidR="02BC534B" w:rsidRPr="234E86AA">
        <w:rPr>
          <w:rFonts w:ascii="Calibri" w:hAnsi="Calibri" w:cs="Calibri"/>
        </w:rPr>
        <w:t>2</w:t>
      </w:r>
      <w:r w:rsidRPr="234E86AA">
        <w:rPr>
          <w:rFonts w:ascii="Calibri" w:hAnsi="Calibri" w:cs="Calibri"/>
        </w:rPr>
        <w:t xml:space="preserve"> – Calendrier</w:t>
      </w:r>
      <w:bookmarkEnd w:id="4"/>
    </w:p>
    <w:p w14:paraId="6D50BF37" w14:textId="0FD06A6D" w:rsidR="00862E7A" w:rsidRPr="003F7E49" w:rsidRDefault="00EC0B26" w:rsidP="0079444A">
      <w:pPr>
        <w:rPr>
          <w:rFonts w:ascii="Calibri" w:hAnsi="Calibri" w:cs="Calibri"/>
        </w:rPr>
      </w:pPr>
      <w:r w:rsidRPr="003F7E49">
        <w:rPr>
          <w:rFonts w:ascii="Calibri" w:hAnsi="Calibri" w:cs="Calibri"/>
        </w:rPr>
        <w:t>P</w:t>
      </w:r>
      <w:r w:rsidR="00862E7A" w:rsidRPr="003F7E49">
        <w:rPr>
          <w:rFonts w:ascii="Calibri" w:hAnsi="Calibri" w:cs="Calibri"/>
        </w:rPr>
        <w:t>our ceux qui souhaitent travai</w:t>
      </w:r>
      <w:r w:rsidRPr="003F7E49">
        <w:rPr>
          <w:rFonts w:ascii="Calibri" w:hAnsi="Calibri" w:cs="Calibri"/>
        </w:rPr>
        <w:t>l</w:t>
      </w:r>
      <w:r w:rsidR="00862E7A" w:rsidRPr="003F7E49">
        <w:rPr>
          <w:rFonts w:ascii="Calibri" w:hAnsi="Calibri" w:cs="Calibri"/>
        </w:rPr>
        <w:t xml:space="preserve">ler </w:t>
      </w:r>
      <w:r w:rsidR="368AF6C2" w:rsidRPr="003F7E49">
        <w:rPr>
          <w:rFonts w:ascii="Calibri" w:hAnsi="Calibri" w:cs="Calibri"/>
        </w:rPr>
        <w:t>au C</w:t>
      </w:r>
      <w:r w:rsidR="00EA0B82" w:rsidRPr="003F7E49">
        <w:rPr>
          <w:rFonts w:ascii="Calibri" w:hAnsi="Calibri" w:cs="Calibri"/>
        </w:rPr>
        <w:t>é</w:t>
      </w:r>
      <w:r w:rsidR="368AF6C2" w:rsidRPr="003F7E49">
        <w:rPr>
          <w:rFonts w:ascii="Calibri" w:hAnsi="Calibri" w:cs="Calibri"/>
        </w:rPr>
        <w:t>gep</w:t>
      </w:r>
      <w:r w:rsidR="00862E7A" w:rsidRPr="003F7E49">
        <w:rPr>
          <w:rFonts w:ascii="Calibri" w:hAnsi="Calibri" w:cs="Calibri"/>
        </w:rPr>
        <w:t xml:space="preserve">, </w:t>
      </w:r>
      <w:r w:rsidR="009A2BE9" w:rsidRPr="003F7E49">
        <w:rPr>
          <w:rFonts w:ascii="Calibri" w:hAnsi="Calibri" w:cs="Calibri"/>
        </w:rPr>
        <w:t xml:space="preserve">il est possible de prendre rendez-vous </w:t>
      </w:r>
      <w:r w:rsidR="0013538A" w:rsidRPr="003F7E49">
        <w:rPr>
          <w:rFonts w:ascii="Calibri" w:hAnsi="Calibri" w:cs="Calibri"/>
        </w:rPr>
        <w:t xml:space="preserve">avec nous pour </w:t>
      </w:r>
      <w:r w:rsidR="0013538A" w:rsidRPr="003F7E49">
        <w:rPr>
          <w:rFonts w:ascii="Calibri" w:hAnsi="Calibri" w:cs="Calibri"/>
          <w:b/>
        </w:rPr>
        <w:t>réserver un local</w:t>
      </w:r>
      <w:r w:rsidR="00862E7A" w:rsidRPr="003F7E49">
        <w:rPr>
          <w:rFonts w:ascii="Calibri" w:hAnsi="Calibri" w:cs="Calibri"/>
        </w:rPr>
        <w:t>. Voici le calendrier du déroulement, avec les dates importantes.</w:t>
      </w:r>
      <w:r w:rsidR="00A247BE" w:rsidRPr="003F7E49">
        <w:rPr>
          <w:rFonts w:ascii="Calibri" w:hAnsi="Calibri" w:cs="Calibri"/>
        </w:rPr>
        <w:t xml:space="preserve"> </w:t>
      </w: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959"/>
        <w:gridCol w:w="992"/>
        <w:gridCol w:w="2410"/>
        <w:gridCol w:w="2268"/>
        <w:gridCol w:w="1134"/>
      </w:tblGrid>
      <w:tr w:rsidR="00AA0912" w:rsidRPr="007E213B" w14:paraId="5CA5EAB1" w14:textId="77777777" w:rsidTr="007E213B">
        <w:trPr>
          <w:trHeight w:val="315"/>
        </w:trPr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50225401" w14:textId="72DFE93E" w:rsidR="00862E7A" w:rsidRPr="007E213B" w:rsidRDefault="00862E7A" w:rsidP="7128AE8C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Times New Roman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lang w:val="fr-FR" w:eastAsia="fr-CA"/>
              </w:rPr>
              <w:t>Semaines</w:t>
            </w:r>
          </w:p>
        </w:tc>
        <w:tc>
          <w:tcPr>
            <w:tcW w:w="9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768AEDB6" w14:textId="77777777" w:rsidR="00862E7A" w:rsidRPr="007E213B" w:rsidRDefault="00862E7A" w:rsidP="7128AE8C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Lundi</w:t>
            </w:r>
            <w:r w:rsidRPr="007E213B">
              <w:rPr>
                <w:rFonts w:ascii="Calibri" w:eastAsia="Times New Roman" w:hAnsi="Calibri" w:cs="Times New Roman"/>
                <w:color w:val="000000" w:themeColor="text1"/>
                <w:lang w:eastAsia="fr-CA"/>
              </w:rPr>
              <w:t>  </w:t>
            </w: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0D7DA52F" w14:textId="34631661" w:rsidR="00862E7A" w:rsidRPr="007E213B" w:rsidRDefault="152305B0" w:rsidP="7128AE8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Mar</w:t>
            </w:r>
            <w:r w:rsid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di</w:t>
            </w:r>
          </w:p>
        </w:tc>
        <w:tc>
          <w:tcPr>
            <w:tcW w:w="2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775B2203" w14:textId="7498F0D1" w:rsidR="00862E7A" w:rsidRPr="007E213B" w:rsidRDefault="5FDD1F7D" w:rsidP="7128AE8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Merc</w:t>
            </w:r>
            <w:r w:rsid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redi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518B3F39" w14:textId="38E10B9D" w:rsidR="00862E7A" w:rsidRPr="007E213B" w:rsidRDefault="00862E7A" w:rsidP="7128AE8C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Times New Roman"/>
                <w:color w:val="000000" w:themeColor="text1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Jeudi</w:t>
            </w: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3550B734" w14:textId="7C33E56D" w:rsidR="00862E7A" w:rsidRPr="007E213B" w:rsidRDefault="00862E7A" w:rsidP="7128AE8C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Times New Roman"/>
                <w:color w:val="000000" w:themeColor="text1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>Vendredi</w:t>
            </w:r>
          </w:p>
        </w:tc>
      </w:tr>
      <w:tr w:rsidR="004044AA" w:rsidRPr="007E213B" w14:paraId="6421C92E" w14:textId="77777777" w:rsidTr="007E213B">
        <w:trPr>
          <w:trHeight w:val="525"/>
        </w:trPr>
        <w:tc>
          <w:tcPr>
            <w:tcW w:w="1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AF6" w:themeFill="accent1" w:themeFillTint="33"/>
            <w:vAlign w:val="center"/>
            <w:hideMark/>
          </w:tcPr>
          <w:p w14:paraId="3B152DE3" w14:textId="16285747" w:rsidR="00A2464C" w:rsidRPr="007E213B" w:rsidRDefault="00A2464C" w:rsidP="00A2464C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lang w:val="en-CA" w:eastAsia="fr-CA"/>
              </w:rPr>
              <w:t>1</w:t>
            </w:r>
            <w:r w:rsidRPr="007E213B">
              <w:rPr>
                <w:rFonts w:ascii="Calibri" w:eastAsia="Times New Roman" w:hAnsi="Calibri" w:cs="Times New Roman"/>
                <w:lang w:eastAsia="fr-CA"/>
              </w:rPr>
              <w:t> </w:t>
            </w:r>
          </w:p>
        </w:tc>
        <w:tc>
          <w:tcPr>
            <w:tcW w:w="9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2539C5C" w14:textId="09E2E4CD" w:rsidR="00A2464C" w:rsidRPr="007E213B" w:rsidRDefault="00A2464C" w:rsidP="00A246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1F4E79" w:themeColor="accent1" w:themeShade="80"/>
                <w:lang w:eastAsia="fr-CA"/>
              </w:rPr>
            </w:pP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A5E7E07" w14:textId="3AA9AB83" w:rsidR="00A2464C" w:rsidRPr="007E213B" w:rsidRDefault="00A2464C" w:rsidP="00A246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</w:p>
        </w:tc>
        <w:tc>
          <w:tcPr>
            <w:tcW w:w="2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1E62BD2" w14:textId="4AD16387" w:rsidR="00A2464C" w:rsidRPr="007E213B" w:rsidRDefault="00A2464C" w:rsidP="0004343A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1E20536F" w14:textId="682D92D2" w:rsidR="00A2464C" w:rsidRPr="007E213B" w:rsidRDefault="62E49FEE" w:rsidP="137EF7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en-CA" w:eastAsia="fr-CA"/>
              </w:rPr>
              <w:t>Présentation de l’ASP </w:t>
            </w:r>
            <w:r w:rsidRPr="007E213B">
              <w:rPr>
                <w:rFonts w:ascii="Calibri" w:eastAsia="Times New Roman" w:hAnsi="Calibri" w:cs="Times New Roman"/>
                <w:color w:val="000000" w:themeColor="text1"/>
                <w:lang w:eastAsia="fr-CA"/>
              </w:rPr>
              <w:t> </w:t>
            </w:r>
            <w:r w:rsidR="00A2464C" w:rsidRPr="007E213B">
              <w:br/>
            </w: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(23 avril)</w:t>
            </w:r>
            <w:r w:rsidRPr="007E213B">
              <w:rPr>
                <w:rFonts w:ascii="Calibri" w:eastAsia="Times New Roman" w:hAnsi="Calibri" w:cs="Times New Roman"/>
                <w:color w:val="1F4E79" w:themeColor="accent1" w:themeShade="80"/>
                <w:lang w:eastAsia="fr-CA"/>
              </w:rPr>
              <w:t> </w:t>
            </w:r>
          </w:p>
          <w:p w14:paraId="4D2CA414" w14:textId="23F209CF" w:rsidR="00A2464C" w:rsidRPr="007E213B" w:rsidRDefault="00A2464C" w:rsidP="00A246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EAED07A" w14:textId="09692CDF" w:rsidR="00A2464C" w:rsidRPr="007E213B" w:rsidRDefault="00A2464C" w:rsidP="00A246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1F4E79" w:themeColor="accent1" w:themeShade="80"/>
                <w:sz w:val="24"/>
                <w:szCs w:val="24"/>
                <w:lang w:eastAsia="fr-CA"/>
              </w:rPr>
            </w:pPr>
          </w:p>
        </w:tc>
      </w:tr>
      <w:tr w:rsidR="00720DE0" w:rsidRPr="007E213B" w14:paraId="7A2FEEEE" w14:textId="77777777" w:rsidTr="007E213B">
        <w:trPr>
          <w:trHeight w:val="420"/>
        </w:trPr>
        <w:tc>
          <w:tcPr>
            <w:tcW w:w="1018" w:type="dxa"/>
            <w:tcBorders>
              <w:top w:val="nil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shd w:val="clear" w:color="auto" w:fill="DEEAF6" w:themeFill="accent1" w:themeFillTint="33"/>
            <w:vAlign w:val="center"/>
            <w:hideMark/>
          </w:tcPr>
          <w:p w14:paraId="531AE17B" w14:textId="008B50EF" w:rsidR="00720DE0" w:rsidRPr="007E213B" w:rsidRDefault="00720DE0" w:rsidP="00720DE0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sz w:val="24"/>
                <w:szCs w:val="24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lang w:eastAsia="fr-CA"/>
              </w:rPr>
              <w:t>2 </w:t>
            </w:r>
          </w:p>
        </w:tc>
        <w:tc>
          <w:tcPr>
            <w:tcW w:w="9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54F6F579" w14:textId="2DD4A747" w:rsidR="00720DE0" w:rsidRPr="007E213B" w:rsidRDefault="00720DE0" w:rsidP="00720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C5416E7" w14:textId="31D819B6" w:rsidR="00720DE0" w:rsidRPr="007E213B" w:rsidRDefault="00720DE0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</w:p>
        </w:tc>
        <w:tc>
          <w:tcPr>
            <w:tcW w:w="2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  <w:hideMark/>
          </w:tcPr>
          <w:p w14:paraId="51A256FB" w14:textId="77777777" w:rsidR="00720DE0" w:rsidRPr="007E213B" w:rsidRDefault="00720DE0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  <w:lang w:val="fr-FR"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 xml:space="preserve">Présentation </w:t>
            </w:r>
            <w:r w:rsidRPr="007E213B">
              <w:rPr>
                <w:rFonts w:ascii="Calibri" w:eastAsia="Times New Roman" w:hAnsi="Calibri" w:cs="Times New Roman"/>
                <w:color w:val="000000" w:themeColor="text1"/>
                <w:lang w:val="fr-FR" w:eastAsia="fr-CA"/>
              </w:rPr>
              <w:t xml:space="preserve">de la </w:t>
            </w:r>
            <w:r w:rsidRPr="007E213B">
              <w:rPr>
                <w:rFonts w:ascii="Calibri" w:eastAsia="Times New Roman" w:hAnsi="Calibri" w:cs="Times New Roman"/>
                <w:color w:val="000000" w:themeColor="text1"/>
                <w:lang w:val="fr-FR" w:eastAsia="fr-CA"/>
              </w:rPr>
              <w:br/>
              <w:t>première semaine</w:t>
            </w:r>
          </w:p>
          <w:p w14:paraId="00C088F5" w14:textId="0B27C6F9" w:rsidR="00720DE0" w:rsidRPr="007E213B" w:rsidRDefault="00720DE0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 xml:space="preserve"> (</w:t>
            </w:r>
            <w:r w:rsidR="1822C46A"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29</w:t>
            </w: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 xml:space="preserve"> </w:t>
            </w:r>
            <w:r w:rsidR="006B5566"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avril</w:t>
            </w: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)</w:t>
            </w:r>
            <w:r w:rsidRPr="007E213B">
              <w:rPr>
                <w:rFonts w:ascii="Calibri" w:eastAsia="Times New Roman" w:hAnsi="Calibri" w:cs="Times New Roman"/>
                <w:color w:val="1F4E79" w:themeColor="accent1" w:themeShade="80"/>
                <w:lang w:eastAsia="fr-CA"/>
              </w:rPr>
              <w:t> 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482C4A6" w14:textId="1212155C" w:rsidR="00720DE0" w:rsidRPr="007E213B" w:rsidRDefault="00720DE0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9EF319B" w14:textId="4FCCA44E" w:rsidR="00720DE0" w:rsidRPr="007E213B" w:rsidRDefault="00720DE0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</w:p>
        </w:tc>
      </w:tr>
      <w:tr w:rsidR="00036DDD" w:rsidRPr="007E213B" w14:paraId="67BB3F9B" w14:textId="77777777" w:rsidTr="007E213B">
        <w:trPr>
          <w:trHeight w:val="585"/>
        </w:trPr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22EC8A9" w14:textId="6F5427E9" w:rsidR="00036DDD" w:rsidRPr="007E213B" w:rsidRDefault="00036DDD" w:rsidP="00720DE0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Times New Roman"/>
                <w:b/>
                <w:bCs/>
                <w:lang w:val="en-CA"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lang w:val="en-CA" w:eastAsia="fr-CA"/>
              </w:rPr>
              <w:t>3</w:t>
            </w:r>
            <w:r w:rsidRPr="007E213B">
              <w:rPr>
                <w:rFonts w:ascii="Calibri" w:eastAsia="Times New Roman" w:hAnsi="Calibri" w:cs="Times New Roman"/>
                <w:lang w:eastAsia="fr-CA"/>
              </w:rPr>
              <w:t> </w:t>
            </w:r>
          </w:p>
        </w:tc>
        <w:tc>
          <w:tcPr>
            <w:tcW w:w="959" w:type="dxa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37D4E51F" w14:textId="522219CC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66950C" w14:textId="77777777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</w:p>
        </w:tc>
        <w:tc>
          <w:tcPr>
            <w:tcW w:w="2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072E484C" w14:textId="730142D3" w:rsidR="00036DDD" w:rsidRPr="007E213B" w:rsidRDefault="00036DDD" w:rsidP="006B55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  <w:lang w:val="fr-FR"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  <w:t xml:space="preserve">Présentation </w:t>
            </w:r>
            <w:r w:rsidRPr="007E213B">
              <w:rPr>
                <w:rFonts w:ascii="Calibri" w:eastAsia="Times New Roman" w:hAnsi="Calibri" w:cs="Times New Roman"/>
                <w:color w:val="000000" w:themeColor="text1"/>
                <w:lang w:val="fr-FR" w:eastAsia="fr-CA"/>
              </w:rPr>
              <w:t xml:space="preserve">de la </w:t>
            </w:r>
            <w:r w:rsidRPr="007E213B">
              <w:rPr>
                <w:rFonts w:ascii="Calibri" w:eastAsia="Times New Roman" w:hAnsi="Calibri" w:cs="Times New Roman"/>
                <w:color w:val="000000" w:themeColor="text1"/>
                <w:lang w:val="fr-FR" w:eastAsia="fr-CA"/>
              </w:rPr>
              <w:br/>
              <w:t>deuxième semaine</w:t>
            </w:r>
          </w:p>
          <w:p w14:paraId="6370F5CD" w14:textId="1008EBF1" w:rsidR="00036DDD" w:rsidRPr="007E213B" w:rsidRDefault="00036DDD" w:rsidP="006B55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CA"/>
              </w:rPr>
            </w:pP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 xml:space="preserve"> (</w:t>
            </w:r>
            <w:r w:rsidR="351B2788"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6</w:t>
            </w: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 xml:space="preserve"> mai)</w:t>
            </w:r>
            <w:r w:rsidRPr="007E213B">
              <w:rPr>
                <w:rFonts w:ascii="Calibri" w:eastAsia="Times New Roman" w:hAnsi="Calibri" w:cs="Times New Roman"/>
                <w:color w:val="1F4E79" w:themeColor="accent1" w:themeShade="80"/>
                <w:lang w:eastAsia="fr-CA"/>
              </w:rPr>
              <w:t> 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7F92B0D4" w14:textId="0377061D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CA"/>
              </w:rPr>
            </w:pP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3996C2C8" w14:textId="3718C511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val="fr-FR" w:eastAsia="fr-CA"/>
              </w:rPr>
            </w:pPr>
          </w:p>
        </w:tc>
      </w:tr>
      <w:tr w:rsidR="00036DDD" w:rsidRPr="003F7E49" w14:paraId="5CE92BB5" w14:textId="77777777" w:rsidTr="007E213B">
        <w:trPr>
          <w:trHeight w:val="585"/>
        </w:trPr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E832D99" w14:textId="144E2864" w:rsidR="00036DDD" w:rsidRPr="007E213B" w:rsidRDefault="00036DDD" w:rsidP="00720DE0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Times New Roman"/>
                <w:b/>
                <w:bCs/>
                <w:lang w:val="en-CA"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lang w:val="en-CA" w:eastAsia="fr-CA"/>
              </w:rPr>
              <w:t>4</w:t>
            </w:r>
          </w:p>
        </w:tc>
        <w:tc>
          <w:tcPr>
            <w:tcW w:w="959" w:type="dxa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9792226" w14:textId="77777777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CA"/>
              </w:rPr>
            </w:pPr>
          </w:p>
        </w:tc>
        <w:tc>
          <w:tcPr>
            <w:tcW w:w="9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1FBDEE" w14:textId="77777777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eastAsia="fr-CA"/>
              </w:rPr>
            </w:pPr>
          </w:p>
        </w:tc>
        <w:tc>
          <w:tcPr>
            <w:tcW w:w="24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vAlign w:val="center"/>
          </w:tcPr>
          <w:p w14:paraId="77C64127" w14:textId="415039D8" w:rsidR="00036DDD" w:rsidRPr="007E213B" w:rsidRDefault="00036DDD" w:rsidP="006B556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val="fr-FR" w:eastAsia="fr-CA"/>
              </w:rPr>
            </w:pPr>
            <w:r w:rsidRPr="007E213B">
              <w:rPr>
                <w:rFonts w:ascii="Calibri" w:eastAsia="Times New Roman" w:hAnsi="Calibri" w:cs="Times New Roman"/>
                <w:b/>
                <w:bCs/>
                <w:lang w:eastAsia="fr-CA"/>
              </w:rPr>
              <w:t>Remise finale</w:t>
            </w:r>
            <w:r w:rsidRPr="007E213B">
              <w:rPr>
                <w:rFonts w:ascii="Calibri" w:eastAsia="Times New Roman" w:hAnsi="Calibri" w:cs="Times New Roman"/>
                <w:lang w:eastAsia="fr-CA"/>
              </w:rPr>
              <w:t xml:space="preserve"> </w:t>
            </w:r>
            <w:r w:rsidRPr="007E213B">
              <w:br/>
            </w: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(</w:t>
            </w:r>
            <w:r w:rsidR="7DD12841"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1</w:t>
            </w:r>
            <w:r w:rsidR="00FC821D"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>3</w:t>
            </w:r>
            <w:r w:rsidRPr="007E213B">
              <w:rPr>
                <w:rFonts w:ascii="Calibri" w:eastAsia="Times New Roman" w:hAnsi="Calibri" w:cs="Times New Roman"/>
                <w:i/>
                <w:iCs/>
                <w:color w:val="1F4E79" w:themeColor="accent1" w:themeShade="80"/>
                <w:lang w:eastAsia="fr-CA"/>
              </w:rPr>
              <w:t xml:space="preserve"> mai à 17h00)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BBE7260" w14:textId="77777777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CA"/>
              </w:rPr>
            </w:pPr>
          </w:p>
        </w:tc>
        <w:tc>
          <w:tcPr>
            <w:tcW w:w="1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436946F" w14:textId="77777777" w:rsidR="00036DDD" w:rsidRPr="007E213B" w:rsidRDefault="00036DDD" w:rsidP="00720D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lang w:eastAsia="fr-CA"/>
              </w:rPr>
            </w:pPr>
          </w:p>
        </w:tc>
      </w:tr>
    </w:tbl>
    <w:p w14:paraId="0562CB0E" w14:textId="77777777" w:rsidR="002F2E81" w:rsidRPr="003F7E49" w:rsidRDefault="002F2E81" w:rsidP="00EC0B26">
      <w:pPr>
        <w:tabs>
          <w:tab w:val="left" w:pos="142"/>
        </w:tabs>
        <w:rPr>
          <w:rFonts w:ascii="Calibri" w:hAnsi="Calibri" w:cs="Calibri"/>
          <w:sz w:val="2"/>
        </w:rPr>
      </w:pPr>
    </w:p>
    <w:p w14:paraId="70A145A1" w14:textId="77777777" w:rsidR="00EC0B26" w:rsidRPr="003F7E49" w:rsidRDefault="02BC534B" w:rsidP="006606C4">
      <w:pPr>
        <w:pStyle w:val="Titre2"/>
        <w:rPr>
          <w:rFonts w:ascii="Calibri" w:hAnsi="Calibri" w:cs="Calibri"/>
        </w:rPr>
      </w:pPr>
      <w:bookmarkStart w:id="5" w:name="_Toc1775071775"/>
      <w:r w:rsidRPr="234E86AA">
        <w:rPr>
          <w:rFonts w:ascii="Calibri" w:hAnsi="Calibri" w:cs="Calibri"/>
        </w:rPr>
        <w:t>1.3 – Rencontres de suivi</w:t>
      </w:r>
      <w:bookmarkEnd w:id="5"/>
    </w:p>
    <w:p w14:paraId="796C67A8" w14:textId="50F2B84B" w:rsidR="00A55043" w:rsidRPr="003F7E49" w:rsidRDefault="00125392" w:rsidP="009A641C">
      <w:p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Une rencontre individuelle de </w:t>
      </w:r>
      <w:r w:rsidRPr="003F7E49">
        <w:rPr>
          <w:rFonts w:ascii="Calibri" w:hAnsi="Calibri" w:cs="Calibri"/>
          <w:b/>
        </w:rPr>
        <w:t>suivi de l’avancement</w:t>
      </w:r>
      <w:r w:rsidRPr="003F7E49">
        <w:rPr>
          <w:rFonts w:ascii="Calibri" w:hAnsi="Calibri" w:cs="Calibri"/>
        </w:rPr>
        <w:t xml:space="preserve"> du projet aura lieu les </w:t>
      </w:r>
      <w:r w:rsidR="00624162">
        <w:rPr>
          <w:rFonts w:ascii="Calibri" w:hAnsi="Calibri" w:cs="Calibri"/>
        </w:rPr>
        <w:t>mercredis</w:t>
      </w:r>
      <w:r w:rsidR="00251CB8" w:rsidRPr="003F7E49">
        <w:rPr>
          <w:rFonts w:ascii="Calibri" w:hAnsi="Calibri" w:cs="Calibri"/>
        </w:rPr>
        <w:t xml:space="preserve"> des</w:t>
      </w:r>
      <w:r w:rsidR="00734C7D" w:rsidRPr="003F7E49">
        <w:rPr>
          <w:rFonts w:ascii="Calibri" w:hAnsi="Calibri" w:cs="Calibri"/>
        </w:rPr>
        <w:t xml:space="preserve"> deux premières semaines</w:t>
      </w:r>
      <w:r w:rsidRPr="003F7E49">
        <w:rPr>
          <w:rFonts w:ascii="Calibri" w:hAnsi="Calibri" w:cs="Calibri"/>
        </w:rPr>
        <w:t xml:space="preserve">. </w:t>
      </w:r>
      <w:r w:rsidR="09669F22" w:rsidRPr="003F7E49">
        <w:rPr>
          <w:rFonts w:ascii="Calibri" w:hAnsi="Calibri" w:cs="Calibri"/>
        </w:rPr>
        <w:t xml:space="preserve">De plus, </w:t>
      </w:r>
      <w:r w:rsidR="0041452F" w:rsidRPr="003F7E49">
        <w:rPr>
          <w:rFonts w:ascii="Calibri" w:hAnsi="Calibri" w:cs="Calibri"/>
        </w:rPr>
        <w:t>la</w:t>
      </w:r>
      <w:r w:rsidR="09669F22" w:rsidRPr="003F7E49">
        <w:rPr>
          <w:rFonts w:ascii="Calibri" w:hAnsi="Calibri" w:cs="Calibri"/>
        </w:rPr>
        <w:t xml:space="preserve"> </w:t>
      </w:r>
      <w:r w:rsidR="00734C7D" w:rsidRPr="003F7E49">
        <w:rPr>
          <w:rFonts w:ascii="Calibri" w:hAnsi="Calibri" w:cs="Calibri"/>
        </w:rPr>
        <w:t xml:space="preserve">remise </w:t>
      </w:r>
      <w:r w:rsidR="09669F22" w:rsidRPr="003F7E49">
        <w:rPr>
          <w:rFonts w:ascii="Calibri" w:hAnsi="Calibri" w:cs="Calibri"/>
          <w:b/>
        </w:rPr>
        <w:t>finale</w:t>
      </w:r>
      <w:r w:rsidR="09669F22" w:rsidRPr="003F7E49">
        <w:rPr>
          <w:rFonts w:ascii="Calibri" w:hAnsi="Calibri" w:cs="Calibri"/>
        </w:rPr>
        <w:t xml:space="preserve"> aura lieu le </w:t>
      </w:r>
      <w:r w:rsidR="00AD3BC9">
        <w:rPr>
          <w:rFonts w:ascii="Calibri" w:hAnsi="Calibri" w:cs="Calibri"/>
        </w:rPr>
        <w:t>mercredi</w:t>
      </w:r>
      <w:r w:rsidR="09669F22" w:rsidRPr="003F7E49">
        <w:rPr>
          <w:rFonts w:ascii="Calibri" w:hAnsi="Calibri" w:cs="Calibri"/>
        </w:rPr>
        <w:t xml:space="preserve"> </w:t>
      </w:r>
      <w:r w:rsidR="7FBB3F5A" w:rsidRPr="00555936">
        <w:rPr>
          <w:rFonts w:ascii="Calibri" w:hAnsi="Calibri" w:cs="Calibri"/>
          <w:b/>
          <w:bCs/>
        </w:rPr>
        <w:t>1</w:t>
      </w:r>
      <w:r w:rsidR="40972E0D" w:rsidRPr="00555936">
        <w:rPr>
          <w:rFonts w:ascii="Calibri" w:hAnsi="Calibri" w:cs="Calibri"/>
          <w:b/>
          <w:bCs/>
        </w:rPr>
        <w:t>3</w:t>
      </w:r>
      <w:r w:rsidR="00AD3BC9" w:rsidRPr="00555936">
        <w:rPr>
          <w:rFonts w:ascii="Calibri" w:hAnsi="Calibri" w:cs="Calibri"/>
          <w:b/>
        </w:rPr>
        <w:t xml:space="preserve"> mai</w:t>
      </w:r>
      <w:r w:rsidR="09669F22" w:rsidRPr="00555936">
        <w:rPr>
          <w:rFonts w:ascii="Calibri" w:hAnsi="Calibri" w:cs="Calibri"/>
        </w:rPr>
        <w:t>.</w:t>
      </w:r>
    </w:p>
    <w:p w14:paraId="1960EF0F" w14:textId="6BC56B52" w:rsidR="009A641C" w:rsidRPr="003F7E49" w:rsidRDefault="1AD3CF40" w:rsidP="009A641C">
      <w:pPr>
        <w:rPr>
          <w:rFonts w:ascii="Calibri" w:hAnsi="Calibri" w:cs="Calibri"/>
        </w:rPr>
      </w:pPr>
      <w:r w:rsidRPr="003F7E49">
        <w:rPr>
          <w:rStyle w:val="normaltextrun"/>
          <w:rFonts w:ascii="Calibri" w:hAnsi="Calibri" w:cs="Calibri"/>
          <w:b/>
          <w:bCs/>
          <w:color w:val="C00000"/>
        </w:rPr>
        <w:t>Important</w:t>
      </w:r>
      <w:r w:rsidRPr="003F7E49">
        <w:rPr>
          <w:rStyle w:val="normaltextrun"/>
          <w:rFonts w:ascii="Calibri" w:hAnsi="Calibri" w:cs="Calibri"/>
          <w:color w:val="FF0000"/>
        </w:rPr>
        <w:t> </w:t>
      </w:r>
      <w:r w:rsidRPr="003F7E49">
        <w:rPr>
          <w:rStyle w:val="normaltextrun"/>
          <w:rFonts w:ascii="Calibri" w:hAnsi="Calibri" w:cs="Calibri"/>
        </w:rPr>
        <w:t xml:space="preserve">: </w:t>
      </w:r>
      <w:r w:rsidR="00117A24" w:rsidRPr="003F7E49">
        <w:rPr>
          <w:rStyle w:val="normaltextrun"/>
          <w:rFonts w:ascii="Calibri" w:hAnsi="Calibri" w:cs="Calibri"/>
        </w:rPr>
        <w:t xml:space="preserve">L’horaire de passage </w:t>
      </w:r>
      <w:r w:rsidR="004455EF" w:rsidRPr="003F7E49">
        <w:rPr>
          <w:rStyle w:val="normaltextrun"/>
          <w:rFonts w:ascii="Calibri" w:hAnsi="Calibri" w:cs="Calibri"/>
        </w:rPr>
        <w:t>est</w:t>
      </w:r>
      <w:r w:rsidR="00117A24" w:rsidRPr="003F7E49">
        <w:rPr>
          <w:rStyle w:val="normaltextrun"/>
          <w:rFonts w:ascii="Calibri" w:hAnsi="Calibri" w:cs="Calibri"/>
        </w:rPr>
        <w:t xml:space="preserve"> disponible dans ce document :</w:t>
      </w:r>
      <w:r w:rsidR="00AD5612" w:rsidRPr="003F7E49">
        <w:rPr>
          <w:rStyle w:val="normaltextrun"/>
          <w:rFonts w:ascii="Calibri" w:hAnsi="Calibri" w:cs="Calibri"/>
        </w:rPr>
        <w:t xml:space="preserve"> </w:t>
      </w:r>
      <w:hyperlink r:id="rId11">
        <w:r w:rsidR="00963AC9" w:rsidRPr="00AD3BC9">
          <w:rPr>
            <w:rStyle w:val="Lienhypertexte"/>
            <w:rFonts w:ascii="Calibri" w:hAnsi="Calibri" w:cs="Calibri"/>
            <w:highlight w:val="yellow"/>
          </w:rPr>
          <w:t>Horaire-ASP-A25</w:t>
        </w:r>
      </w:hyperlink>
    </w:p>
    <w:p w14:paraId="1A86BF3D" w14:textId="535870DC" w:rsidR="00125392" w:rsidRPr="003F7E49" w:rsidRDefault="00125392" w:rsidP="002665B1">
      <w:p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La rencontre sera d’une </w:t>
      </w:r>
      <w:r w:rsidRPr="003F7E49">
        <w:rPr>
          <w:rFonts w:ascii="Calibri" w:hAnsi="Calibri" w:cs="Calibri"/>
          <w:b/>
        </w:rPr>
        <w:t>durée</w:t>
      </w:r>
      <w:r w:rsidRPr="003F7E49">
        <w:rPr>
          <w:rFonts w:ascii="Calibri" w:hAnsi="Calibri" w:cs="Calibri"/>
        </w:rPr>
        <w:t xml:space="preserve"> </w:t>
      </w:r>
      <w:r w:rsidR="00CD5E2C" w:rsidRPr="003F7E49">
        <w:rPr>
          <w:rFonts w:ascii="Calibri" w:hAnsi="Calibri" w:cs="Calibri"/>
        </w:rPr>
        <w:t>maximale</w:t>
      </w:r>
      <w:r w:rsidR="00930646" w:rsidRPr="003F7E49">
        <w:rPr>
          <w:rFonts w:ascii="Calibri" w:hAnsi="Calibri" w:cs="Calibri"/>
        </w:rPr>
        <w:t xml:space="preserve"> de</w:t>
      </w:r>
      <w:r w:rsidRPr="003F7E49">
        <w:rPr>
          <w:rFonts w:ascii="Calibri" w:hAnsi="Calibri" w:cs="Calibri"/>
        </w:rPr>
        <w:t xml:space="preserve"> </w:t>
      </w:r>
      <w:r w:rsidRPr="003F7E49">
        <w:rPr>
          <w:rFonts w:ascii="Calibri" w:hAnsi="Calibri" w:cs="Calibri"/>
          <w:b/>
        </w:rPr>
        <w:t>15 minutes</w:t>
      </w:r>
      <w:r w:rsidRPr="003F7E49">
        <w:rPr>
          <w:rFonts w:ascii="Calibri" w:hAnsi="Calibri" w:cs="Calibri"/>
        </w:rPr>
        <w:t xml:space="preserve">. </w:t>
      </w:r>
    </w:p>
    <w:p w14:paraId="3AB32B13" w14:textId="77F4106B" w:rsidR="00125392" w:rsidRPr="003F7E49" w:rsidRDefault="00125392" w:rsidP="006E2287">
      <w:pPr>
        <w:pStyle w:val="Paragraphedeliste"/>
        <w:numPr>
          <w:ilvl w:val="0"/>
          <w:numId w:val="14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Vous devez vous assurer d’avoir </w:t>
      </w:r>
      <w:r w:rsidRPr="003F7E49">
        <w:rPr>
          <w:rFonts w:ascii="Calibri" w:hAnsi="Calibri" w:cs="Calibri"/>
          <w:b/>
        </w:rPr>
        <w:t>suffisamment</w:t>
      </w:r>
      <w:r w:rsidRPr="003F7E49">
        <w:rPr>
          <w:rFonts w:ascii="Calibri" w:hAnsi="Calibri" w:cs="Calibri"/>
        </w:rPr>
        <w:t xml:space="preserve"> de </w:t>
      </w:r>
      <w:r w:rsidRPr="003F7E49">
        <w:rPr>
          <w:rFonts w:ascii="Calibri" w:hAnsi="Calibri" w:cs="Calibri"/>
          <w:b/>
        </w:rPr>
        <w:t>données de tests</w:t>
      </w:r>
      <w:r w:rsidRPr="003F7E49">
        <w:rPr>
          <w:rFonts w:ascii="Calibri" w:hAnsi="Calibri" w:cs="Calibri"/>
        </w:rPr>
        <w:t xml:space="preserve"> pour bien présenter les fonctionnalités</w:t>
      </w:r>
      <w:r w:rsidR="0044210E" w:rsidRPr="003F7E49">
        <w:rPr>
          <w:rFonts w:ascii="Calibri" w:hAnsi="Calibri" w:cs="Calibri"/>
        </w:rPr>
        <w:t xml:space="preserve">. </w:t>
      </w:r>
    </w:p>
    <w:p w14:paraId="160F570D" w14:textId="0A5C8235" w:rsidR="008C6C57" w:rsidRPr="003F7E49" w:rsidRDefault="008C6C57" w:rsidP="00A370FC">
      <w:pPr>
        <w:pStyle w:val="Paragraphedeliste"/>
        <w:rPr>
          <w:rFonts w:ascii="Calibri" w:hAnsi="Calibri" w:cs="Calibri"/>
          <w:i/>
        </w:rPr>
      </w:pPr>
      <w:r w:rsidRPr="003F7E49">
        <w:rPr>
          <w:rFonts w:ascii="Calibri" w:hAnsi="Calibri" w:cs="Calibri"/>
          <w:i/>
        </w:rPr>
        <w:lastRenderedPageBreak/>
        <w:t xml:space="preserve">Note : </w:t>
      </w:r>
      <w:r w:rsidR="00862AA7" w:rsidRPr="003F7E49">
        <w:rPr>
          <w:rFonts w:ascii="Calibri" w:hAnsi="Calibri" w:cs="Calibri"/>
          <w:i/>
        </w:rPr>
        <w:t xml:space="preserve">Vous êtes autorisé à </w:t>
      </w:r>
      <w:r w:rsidR="007E42AD" w:rsidRPr="003F7E49">
        <w:rPr>
          <w:rFonts w:ascii="Calibri" w:hAnsi="Calibri" w:cs="Calibri"/>
          <w:i/>
        </w:rPr>
        <w:t xml:space="preserve">utiliser l’intelligence artificielle </w:t>
      </w:r>
      <w:r w:rsidR="008C6D12" w:rsidRPr="003F7E49">
        <w:rPr>
          <w:rFonts w:ascii="Calibri" w:hAnsi="Calibri" w:cs="Calibri"/>
          <w:i/>
          <w:iCs/>
        </w:rPr>
        <w:t>SEULEMENT</w:t>
      </w:r>
      <w:r w:rsidR="008C6D12" w:rsidRPr="003F7E49">
        <w:rPr>
          <w:rFonts w:ascii="Calibri" w:hAnsi="Calibri" w:cs="Calibri"/>
          <w:i/>
        </w:rPr>
        <w:t xml:space="preserve"> pour</w:t>
      </w:r>
      <w:r w:rsidR="007E42AD" w:rsidRPr="003F7E49">
        <w:rPr>
          <w:rFonts w:ascii="Calibri" w:hAnsi="Calibri" w:cs="Calibri"/>
          <w:i/>
        </w:rPr>
        <w:t xml:space="preserve"> </w:t>
      </w:r>
      <w:r w:rsidR="00862AA7" w:rsidRPr="003F7E49">
        <w:rPr>
          <w:rFonts w:ascii="Calibri" w:hAnsi="Calibri" w:cs="Calibri"/>
          <w:i/>
        </w:rPr>
        <w:t xml:space="preserve">générer des données </w:t>
      </w:r>
      <w:r w:rsidR="007E42AD" w:rsidRPr="003F7E49">
        <w:rPr>
          <w:rFonts w:ascii="Calibri" w:hAnsi="Calibri" w:cs="Calibri"/>
          <w:i/>
        </w:rPr>
        <w:t>réalistes.</w:t>
      </w:r>
    </w:p>
    <w:p w14:paraId="79616198" w14:textId="0F90A610" w:rsidR="00125392" w:rsidRPr="00555936" w:rsidRDefault="00125392" w:rsidP="006E2287">
      <w:pPr>
        <w:pStyle w:val="Paragraphedeliste"/>
        <w:numPr>
          <w:ilvl w:val="0"/>
          <w:numId w:val="14"/>
        </w:numPr>
        <w:rPr>
          <w:rFonts w:ascii="Calibri" w:hAnsi="Calibri" w:cs="Calibri"/>
        </w:rPr>
      </w:pPr>
      <w:r w:rsidRPr="00555936">
        <w:rPr>
          <w:rFonts w:ascii="Calibri" w:hAnsi="Calibri" w:cs="Calibri"/>
        </w:rPr>
        <w:t xml:space="preserve">Avant chaque présentation, votre code doit être </w:t>
      </w:r>
      <w:r w:rsidRPr="00555936">
        <w:rPr>
          <w:rFonts w:ascii="Calibri" w:hAnsi="Calibri" w:cs="Calibri"/>
          <w:b/>
        </w:rPr>
        <w:t>à jour</w:t>
      </w:r>
      <w:r w:rsidRPr="00555936">
        <w:rPr>
          <w:rFonts w:ascii="Calibri" w:hAnsi="Calibri" w:cs="Calibri"/>
        </w:rPr>
        <w:t xml:space="preserve"> sur le </w:t>
      </w:r>
      <w:r w:rsidRPr="00555936">
        <w:rPr>
          <w:rFonts w:ascii="Calibri" w:hAnsi="Calibri" w:cs="Calibri"/>
          <w:b/>
        </w:rPr>
        <w:t>dépôt git</w:t>
      </w:r>
      <w:r w:rsidR="00AF775F" w:rsidRPr="00555936">
        <w:rPr>
          <w:rFonts w:ascii="Calibri" w:hAnsi="Calibri" w:cs="Calibri"/>
        </w:rPr>
        <w:t>.</w:t>
      </w:r>
      <w:r w:rsidR="00721509" w:rsidRPr="00555936">
        <w:rPr>
          <w:rFonts w:ascii="Calibri" w:hAnsi="Calibri" w:cs="Calibri"/>
        </w:rPr>
        <w:t xml:space="preserve"> La date du commit </w:t>
      </w:r>
      <w:r w:rsidR="000D2B11" w:rsidRPr="00555936">
        <w:rPr>
          <w:rFonts w:ascii="Calibri" w:hAnsi="Calibri" w:cs="Calibri"/>
        </w:rPr>
        <w:t>qui sera évalu</w:t>
      </w:r>
      <w:r w:rsidR="00E92A50" w:rsidRPr="00555936">
        <w:rPr>
          <w:rFonts w:ascii="Calibri" w:hAnsi="Calibri" w:cs="Calibri"/>
        </w:rPr>
        <w:t>é</w:t>
      </w:r>
      <w:r w:rsidR="000D2B11" w:rsidRPr="00555936">
        <w:rPr>
          <w:rFonts w:ascii="Calibri" w:hAnsi="Calibri" w:cs="Calibri"/>
        </w:rPr>
        <w:t xml:space="preserve"> pour les deux </w:t>
      </w:r>
      <w:r w:rsidR="00A55043" w:rsidRPr="00555936">
        <w:rPr>
          <w:rFonts w:ascii="Calibri" w:hAnsi="Calibri" w:cs="Calibri"/>
        </w:rPr>
        <w:t xml:space="preserve">premières </w:t>
      </w:r>
      <w:r w:rsidR="1F37B543" w:rsidRPr="00555936">
        <w:rPr>
          <w:rFonts w:ascii="Calibri" w:hAnsi="Calibri" w:cs="Calibri"/>
        </w:rPr>
        <w:t>présentatio</w:t>
      </w:r>
      <w:r w:rsidR="12C76B8B" w:rsidRPr="00555936">
        <w:rPr>
          <w:rFonts w:ascii="Calibri" w:hAnsi="Calibri" w:cs="Calibri"/>
        </w:rPr>
        <w:t>n</w:t>
      </w:r>
      <w:r w:rsidR="00A9564C" w:rsidRPr="00555936">
        <w:rPr>
          <w:rFonts w:ascii="Calibri" w:hAnsi="Calibri" w:cs="Calibri"/>
        </w:rPr>
        <w:t>s</w:t>
      </w:r>
      <w:r w:rsidR="12C76B8B" w:rsidRPr="00555936">
        <w:rPr>
          <w:rFonts w:ascii="Calibri" w:hAnsi="Calibri" w:cs="Calibri"/>
        </w:rPr>
        <w:t xml:space="preserve"> devra être remise </w:t>
      </w:r>
      <w:r w:rsidR="007F7B05" w:rsidRPr="00555936">
        <w:rPr>
          <w:rFonts w:ascii="Calibri" w:hAnsi="Calibri" w:cs="Calibri"/>
          <w:b/>
        </w:rPr>
        <w:t xml:space="preserve">le </w:t>
      </w:r>
      <w:r w:rsidR="00C9752D" w:rsidRPr="00555936">
        <w:rPr>
          <w:rFonts w:ascii="Calibri" w:hAnsi="Calibri" w:cs="Calibri"/>
          <w:b/>
        </w:rPr>
        <w:t>mercredi</w:t>
      </w:r>
      <w:r w:rsidR="007F7B05" w:rsidRPr="00555936">
        <w:rPr>
          <w:rFonts w:ascii="Calibri" w:hAnsi="Calibri" w:cs="Calibri"/>
          <w:b/>
        </w:rPr>
        <w:t xml:space="preserve"> </w:t>
      </w:r>
      <w:r w:rsidR="000D2B11" w:rsidRPr="00555936">
        <w:rPr>
          <w:rFonts w:ascii="Calibri" w:hAnsi="Calibri" w:cs="Calibri"/>
          <w:b/>
        </w:rPr>
        <w:t>à 8h</w:t>
      </w:r>
      <w:r w:rsidR="0044129E" w:rsidRPr="00555936">
        <w:rPr>
          <w:rFonts w:ascii="Calibri" w:hAnsi="Calibri" w:cs="Calibri"/>
        </w:rPr>
        <w:t>, sur Léa dans un fichier .txt</w:t>
      </w:r>
      <w:r w:rsidR="000D2B11" w:rsidRPr="00555936">
        <w:rPr>
          <w:rFonts w:ascii="Calibri" w:hAnsi="Calibri" w:cs="Calibri"/>
        </w:rPr>
        <w:t>.</w:t>
      </w:r>
      <w:r w:rsidRPr="00555936">
        <w:br/>
      </w:r>
      <w:r w:rsidR="00F26B91" w:rsidRPr="00555936">
        <w:rPr>
          <w:rFonts w:ascii="Calibri" w:hAnsi="Calibri" w:cs="Calibri"/>
        </w:rPr>
        <w:t xml:space="preserve">Le </w:t>
      </w:r>
      <w:r w:rsidR="5A4B1B88" w:rsidRPr="00555936">
        <w:rPr>
          <w:rFonts w:ascii="Calibri" w:hAnsi="Calibri" w:cs="Calibri"/>
          <w:b/>
          <w:bCs/>
        </w:rPr>
        <w:t>mercredi</w:t>
      </w:r>
      <w:r w:rsidR="45F44560" w:rsidRPr="00555936">
        <w:rPr>
          <w:rFonts w:ascii="Calibri" w:hAnsi="Calibri" w:cs="Calibri"/>
          <w:b/>
          <w:bCs/>
        </w:rPr>
        <w:t xml:space="preserve"> </w:t>
      </w:r>
      <w:r w:rsidR="46C5C474" w:rsidRPr="00555936">
        <w:rPr>
          <w:rFonts w:ascii="Calibri" w:hAnsi="Calibri" w:cs="Calibri"/>
          <w:b/>
          <w:bCs/>
        </w:rPr>
        <w:t>1</w:t>
      </w:r>
      <w:r w:rsidR="59C9AC2D" w:rsidRPr="00555936">
        <w:rPr>
          <w:rFonts w:ascii="Calibri" w:hAnsi="Calibri" w:cs="Calibri"/>
          <w:b/>
          <w:bCs/>
        </w:rPr>
        <w:t>3</w:t>
      </w:r>
      <w:r w:rsidR="00851A1D" w:rsidRPr="00555936">
        <w:rPr>
          <w:rFonts w:ascii="Calibri" w:hAnsi="Calibri" w:cs="Calibri"/>
          <w:b/>
        </w:rPr>
        <w:t xml:space="preserve"> mai</w:t>
      </w:r>
      <w:r w:rsidR="00F26B91" w:rsidRPr="00555936">
        <w:rPr>
          <w:rFonts w:ascii="Calibri" w:hAnsi="Calibri" w:cs="Calibri"/>
        </w:rPr>
        <w:t xml:space="preserve"> </w:t>
      </w:r>
      <w:r w:rsidR="00B22DF8" w:rsidRPr="00555936">
        <w:rPr>
          <w:rFonts w:ascii="Calibri" w:hAnsi="Calibri" w:cs="Calibri"/>
        </w:rPr>
        <w:t xml:space="preserve">le dernier commit </w:t>
      </w:r>
      <w:r w:rsidR="6C969088" w:rsidRPr="00555936">
        <w:rPr>
          <w:rFonts w:ascii="Calibri" w:hAnsi="Calibri" w:cs="Calibri"/>
        </w:rPr>
        <w:t xml:space="preserve">devra être effectué </w:t>
      </w:r>
      <w:r w:rsidR="6C969088" w:rsidRPr="00555936">
        <w:rPr>
          <w:rFonts w:ascii="Calibri" w:hAnsi="Calibri" w:cs="Calibri"/>
          <w:b/>
        </w:rPr>
        <w:t>avant 17 h</w:t>
      </w:r>
      <w:r w:rsidR="00F26B91" w:rsidRPr="00555936">
        <w:rPr>
          <w:rFonts w:ascii="Calibri" w:hAnsi="Calibri" w:cs="Calibri"/>
        </w:rPr>
        <w:t>.</w:t>
      </w:r>
    </w:p>
    <w:p w14:paraId="2CCF9459" w14:textId="747E5C7A" w:rsidR="00125392" w:rsidRPr="003F7E49" w:rsidRDefault="2E696C27" w:rsidP="006E2287">
      <w:pPr>
        <w:pStyle w:val="Paragraphedeliste"/>
        <w:numPr>
          <w:ilvl w:val="0"/>
          <w:numId w:val="14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>Les</w:t>
      </w:r>
      <w:r w:rsidRPr="003F7E49">
        <w:rPr>
          <w:rFonts w:ascii="Calibri" w:hAnsi="Calibri" w:cs="Calibri"/>
          <w:b/>
        </w:rPr>
        <w:t xml:space="preserve"> présentations de suivi</w:t>
      </w:r>
      <w:r w:rsidRPr="003F7E49">
        <w:rPr>
          <w:rFonts w:ascii="Calibri" w:hAnsi="Calibri" w:cs="Calibri"/>
        </w:rPr>
        <w:t xml:space="preserve"> </w:t>
      </w:r>
      <w:r w:rsidR="00125392" w:rsidRPr="003F7E49">
        <w:rPr>
          <w:rFonts w:ascii="Calibri" w:hAnsi="Calibri" w:cs="Calibri"/>
        </w:rPr>
        <w:t>compte</w:t>
      </w:r>
      <w:r w:rsidR="194A154E" w:rsidRPr="003F7E49">
        <w:rPr>
          <w:rFonts w:ascii="Calibri" w:hAnsi="Calibri" w:cs="Calibri"/>
        </w:rPr>
        <w:t>nt</w:t>
      </w:r>
      <w:r w:rsidR="00125392" w:rsidRPr="003F7E49">
        <w:rPr>
          <w:rFonts w:ascii="Calibri" w:hAnsi="Calibri" w:cs="Calibri"/>
        </w:rPr>
        <w:t xml:space="preserve"> pour </w:t>
      </w:r>
      <w:r w:rsidR="00125392" w:rsidRPr="003F7E49">
        <w:rPr>
          <w:rFonts w:ascii="Calibri" w:hAnsi="Calibri" w:cs="Calibri"/>
          <w:b/>
        </w:rPr>
        <w:t>1</w:t>
      </w:r>
      <w:r w:rsidR="009B5DF2" w:rsidRPr="003F7E49">
        <w:rPr>
          <w:rFonts w:ascii="Calibri" w:hAnsi="Calibri" w:cs="Calibri"/>
          <w:b/>
        </w:rPr>
        <w:t>5</w:t>
      </w:r>
      <w:r w:rsidR="00125392" w:rsidRPr="003F7E49">
        <w:rPr>
          <w:rFonts w:ascii="Calibri" w:hAnsi="Calibri" w:cs="Calibri"/>
          <w:b/>
        </w:rPr>
        <w:t>%</w:t>
      </w:r>
      <w:r w:rsidR="00125392" w:rsidRPr="003F7E49">
        <w:rPr>
          <w:rFonts w:ascii="Calibri" w:hAnsi="Calibri" w:cs="Calibri"/>
        </w:rPr>
        <w:t xml:space="preserve"> de la note finale</w:t>
      </w:r>
      <w:r w:rsidR="11867D0F" w:rsidRPr="003F7E49">
        <w:rPr>
          <w:rFonts w:ascii="Calibri" w:hAnsi="Calibri" w:cs="Calibri"/>
        </w:rPr>
        <w:t xml:space="preserve"> chacune</w:t>
      </w:r>
      <w:r w:rsidR="00125392" w:rsidRPr="003F7E49">
        <w:rPr>
          <w:rFonts w:ascii="Calibri" w:hAnsi="Calibri" w:cs="Calibri"/>
        </w:rPr>
        <w:t xml:space="preserve">. Les points suivants seront évalués : </w:t>
      </w:r>
    </w:p>
    <w:p w14:paraId="7C6F6624" w14:textId="7377A3E8" w:rsidR="00125392" w:rsidRPr="003F7E49" w:rsidRDefault="00125392" w:rsidP="006E2287">
      <w:pPr>
        <w:pStyle w:val="Paragraphedeliste"/>
        <w:numPr>
          <w:ilvl w:val="1"/>
          <w:numId w:val="14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Respect des spécifications </w:t>
      </w:r>
      <w:r w:rsidRPr="003F7E49">
        <w:rPr>
          <w:rFonts w:ascii="Calibri" w:hAnsi="Calibri" w:cs="Calibri"/>
          <w:b/>
        </w:rPr>
        <w:t>fonctionnelles</w:t>
      </w:r>
      <w:r w:rsidR="004862B2" w:rsidRPr="003F7E49">
        <w:rPr>
          <w:rFonts w:ascii="Calibri" w:hAnsi="Calibri" w:cs="Calibri"/>
          <w:b/>
        </w:rPr>
        <w:t xml:space="preserve"> </w:t>
      </w:r>
      <w:r w:rsidR="004862B2" w:rsidRPr="003F7E49">
        <w:rPr>
          <w:rFonts w:ascii="Calibri" w:hAnsi="Calibri" w:cs="Calibri"/>
        </w:rPr>
        <w:t>(avec validations complétées</w:t>
      </w:r>
      <w:r w:rsidR="4B741623" w:rsidRPr="003F7E49">
        <w:rPr>
          <w:rFonts w:ascii="Calibri" w:hAnsi="Calibri" w:cs="Calibri"/>
        </w:rPr>
        <w:t>) ;</w:t>
      </w:r>
      <w:r w:rsidRPr="003F7E49">
        <w:rPr>
          <w:rFonts w:ascii="Calibri" w:hAnsi="Calibri" w:cs="Calibri"/>
        </w:rPr>
        <w:t xml:space="preserve"> </w:t>
      </w:r>
    </w:p>
    <w:p w14:paraId="1D007C18" w14:textId="77777777" w:rsidR="00125392" w:rsidRPr="003F7E49" w:rsidRDefault="00125392" w:rsidP="006E2287">
      <w:pPr>
        <w:pStyle w:val="Paragraphedeliste"/>
        <w:numPr>
          <w:ilvl w:val="1"/>
          <w:numId w:val="14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Qualité des </w:t>
      </w:r>
      <w:r w:rsidRPr="003F7E49">
        <w:rPr>
          <w:rFonts w:ascii="Calibri" w:hAnsi="Calibri" w:cs="Calibri"/>
          <w:b/>
        </w:rPr>
        <w:t>interfaces graphiques</w:t>
      </w:r>
      <w:r w:rsidRPr="003F7E49">
        <w:rPr>
          <w:rFonts w:ascii="Calibri" w:hAnsi="Calibri" w:cs="Calibri"/>
        </w:rPr>
        <w:t xml:space="preserve">. </w:t>
      </w:r>
    </w:p>
    <w:p w14:paraId="0768BA82" w14:textId="2913E2C1" w:rsidR="0095166F" w:rsidRPr="003F7E49" w:rsidRDefault="00125392" w:rsidP="006E2287">
      <w:pPr>
        <w:pStyle w:val="Paragraphedeliste"/>
        <w:numPr>
          <w:ilvl w:val="0"/>
          <w:numId w:val="14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La </w:t>
      </w:r>
      <w:r w:rsidR="00AE39C5" w:rsidRPr="003F7E49">
        <w:rPr>
          <w:rFonts w:ascii="Calibri" w:hAnsi="Calibri" w:cs="Calibri"/>
        </w:rPr>
        <w:t>rétroaction</w:t>
      </w:r>
      <w:r w:rsidRPr="003F7E49">
        <w:rPr>
          <w:rFonts w:ascii="Calibri" w:hAnsi="Calibri" w:cs="Calibri"/>
        </w:rPr>
        <w:t xml:space="preserve"> vous sera fournie au plus tard </w:t>
      </w:r>
      <w:r w:rsidRPr="00555936">
        <w:rPr>
          <w:rFonts w:ascii="Calibri" w:hAnsi="Calibri" w:cs="Calibri"/>
        </w:rPr>
        <w:t>le</w:t>
      </w:r>
      <w:r w:rsidR="003E0B72" w:rsidRPr="00555936">
        <w:rPr>
          <w:rFonts w:ascii="Calibri" w:hAnsi="Calibri" w:cs="Calibri"/>
        </w:rPr>
        <w:t xml:space="preserve"> </w:t>
      </w:r>
      <w:r w:rsidR="0EDEF58C" w:rsidRPr="00555936">
        <w:rPr>
          <w:rFonts w:ascii="Calibri" w:hAnsi="Calibri" w:cs="Calibri"/>
          <w:b/>
          <w:bCs/>
        </w:rPr>
        <w:t>vendredi</w:t>
      </w:r>
      <w:r w:rsidR="003E0B72" w:rsidRPr="00555936">
        <w:rPr>
          <w:rFonts w:ascii="Calibri" w:hAnsi="Calibri" w:cs="Calibri"/>
          <w:b/>
          <w:bCs/>
        </w:rPr>
        <w:t xml:space="preserve"> </w:t>
      </w:r>
      <w:r w:rsidR="2F5DA3E3" w:rsidRPr="00555936">
        <w:rPr>
          <w:rFonts w:ascii="Calibri" w:hAnsi="Calibri" w:cs="Calibri"/>
          <w:b/>
          <w:bCs/>
        </w:rPr>
        <w:t>suivant</w:t>
      </w:r>
      <w:r w:rsidRPr="00555936">
        <w:rPr>
          <w:rFonts w:ascii="Calibri" w:hAnsi="Calibri" w:cs="Calibri"/>
        </w:rPr>
        <w:t xml:space="preserve"> la</w:t>
      </w:r>
      <w:r w:rsidRPr="003F7E49">
        <w:rPr>
          <w:rFonts w:ascii="Calibri" w:hAnsi="Calibri" w:cs="Calibri"/>
        </w:rPr>
        <w:t xml:space="preserve"> présentation.</w:t>
      </w:r>
    </w:p>
    <w:p w14:paraId="3B94CA1F" w14:textId="5DFA9EFC" w:rsidR="00774518" w:rsidRPr="003F7E49" w:rsidRDefault="7BDCE641" w:rsidP="00AE0F3E">
      <w:pPr>
        <w:pStyle w:val="Titre1"/>
        <w:rPr>
          <w:rStyle w:val="normaltextrun"/>
          <w:rFonts w:ascii="Calibri" w:hAnsi="Calibri" w:cs="Calibri"/>
        </w:rPr>
      </w:pPr>
      <w:bookmarkStart w:id="6" w:name="_Toc327984367"/>
      <w:r w:rsidRPr="234E86AA">
        <w:rPr>
          <w:rStyle w:val="normaltextrun"/>
          <w:rFonts w:ascii="Calibri" w:hAnsi="Calibri" w:cs="Calibri"/>
        </w:rPr>
        <w:t>2 – CONTRAINTES DE R</w:t>
      </w:r>
      <w:r w:rsidR="08146179" w:rsidRPr="234E86AA">
        <w:rPr>
          <w:rStyle w:val="normaltextrun"/>
          <w:rFonts w:ascii="Calibri" w:hAnsi="Calibri" w:cs="Calibri"/>
        </w:rPr>
        <w:t>ÉA</w:t>
      </w:r>
      <w:r w:rsidRPr="234E86AA">
        <w:rPr>
          <w:rStyle w:val="normaltextrun"/>
          <w:rFonts w:ascii="Calibri" w:hAnsi="Calibri" w:cs="Calibri"/>
        </w:rPr>
        <w:t>LISATION</w:t>
      </w:r>
      <w:bookmarkEnd w:id="6"/>
    </w:p>
    <w:p w14:paraId="52B996D2" w14:textId="42A0942B" w:rsidR="006606C4" w:rsidRPr="003F7E49" w:rsidRDefault="7BDCE641" w:rsidP="0079444A">
      <w:pPr>
        <w:pStyle w:val="Titre2"/>
        <w:spacing w:before="120"/>
        <w:rPr>
          <w:rStyle w:val="normaltextrun"/>
          <w:rFonts w:ascii="Calibri" w:hAnsi="Calibri" w:cs="Calibri"/>
        </w:rPr>
      </w:pPr>
      <w:bookmarkStart w:id="7" w:name="_Toc635522258"/>
      <w:r w:rsidRPr="234E86AA">
        <w:rPr>
          <w:rStyle w:val="normaltextrun"/>
          <w:rFonts w:ascii="Calibri" w:hAnsi="Calibri" w:cs="Calibri"/>
        </w:rPr>
        <w:t>2</w:t>
      </w:r>
      <w:r w:rsidR="02BC534B" w:rsidRPr="234E86AA">
        <w:rPr>
          <w:rStyle w:val="normaltextrun"/>
          <w:rFonts w:ascii="Calibri" w:hAnsi="Calibri" w:cs="Calibri"/>
        </w:rPr>
        <w:t>.</w:t>
      </w:r>
      <w:r w:rsidRPr="234E86AA">
        <w:rPr>
          <w:rStyle w:val="normaltextrun"/>
          <w:rFonts w:ascii="Calibri" w:hAnsi="Calibri" w:cs="Calibri"/>
        </w:rPr>
        <w:t>1</w:t>
      </w:r>
      <w:r w:rsidR="02BC534B" w:rsidRPr="234E86AA">
        <w:rPr>
          <w:rStyle w:val="eop"/>
          <w:rFonts w:ascii="Calibri" w:hAnsi="Calibri" w:cs="Calibri"/>
        </w:rPr>
        <w:t xml:space="preserve"> </w:t>
      </w:r>
      <w:r w:rsidR="2238A13A" w:rsidRPr="234E86AA">
        <w:rPr>
          <w:rStyle w:val="eop"/>
          <w:rFonts w:ascii="Calibri" w:hAnsi="Calibri" w:cs="Calibri"/>
        </w:rPr>
        <w:t>–</w:t>
      </w:r>
      <w:r w:rsidR="02BC534B" w:rsidRPr="234E86AA">
        <w:rPr>
          <w:rStyle w:val="normaltextrun"/>
          <w:rFonts w:ascii="Calibri" w:hAnsi="Calibri" w:cs="Calibri"/>
        </w:rPr>
        <w:t xml:space="preserve"> Technologies à utiliser</w:t>
      </w:r>
      <w:bookmarkEnd w:id="7"/>
    </w:p>
    <w:p w14:paraId="3169C05A" w14:textId="77777777" w:rsidR="006606C4" w:rsidRPr="0095166F" w:rsidRDefault="006606C4" w:rsidP="006606C4">
      <w:pPr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Liste des technologies à utiliser pour réaliser l’application</w:t>
      </w:r>
    </w:p>
    <w:p w14:paraId="4D52ECB1" w14:textId="4C4D07FD" w:rsidR="006606C4" w:rsidRPr="0095166F" w:rsidRDefault="006606C4" w:rsidP="006E2287">
      <w:pPr>
        <w:pStyle w:val="Paragraphedeliste"/>
        <w:numPr>
          <w:ilvl w:val="0"/>
          <w:numId w:val="13"/>
        </w:numPr>
        <w:rPr>
          <w:rStyle w:val="normaltextrun"/>
          <w:rFonts w:ascii="Calibri" w:hAnsi="Calibri" w:cs="Calibri"/>
        </w:rPr>
      </w:pPr>
      <w:r w:rsidRPr="4B9D499F">
        <w:rPr>
          <w:rStyle w:val="normaltextrun"/>
          <w:rFonts w:ascii="Calibri" w:hAnsi="Calibri" w:cs="Calibri"/>
        </w:rPr>
        <w:t xml:space="preserve">Votre application doit utiliser un </w:t>
      </w:r>
      <w:r w:rsidRPr="4B9D499F">
        <w:rPr>
          <w:rStyle w:val="normaltextrun"/>
          <w:rFonts w:ascii="Calibri" w:hAnsi="Calibri" w:cs="Calibri"/>
          <w:i/>
          <w:iCs/>
        </w:rPr>
        <w:t>Backend</w:t>
      </w:r>
      <w:r w:rsidRPr="4B9D499F">
        <w:rPr>
          <w:rStyle w:val="normaltextrun"/>
          <w:rFonts w:ascii="Calibri" w:hAnsi="Calibri" w:cs="Calibri"/>
        </w:rPr>
        <w:t xml:space="preserve"> </w:t>
      </w:r>
      <w:r w:rsidRPr="4B9D499F">
        <w:rPr>
          <w:rStyle w:val="normaltextrun"/>
          <w:rFonts w:ascii="Calibri" w:hAnsi="Calibri" w:cs="Calibri"/>
          <w:b/>
          <w:bCs/>
        </w:rPr>
        <w:t>Node.js</w:t>
      </w:r>
      <w:r w:rsidRPr="4B9D499F">
        <w:rPr>
          <w:rStyle w:val="normaltextrun"/>
          <w:rFonts w:ascii="Calibri" w:hAnsi="Calibri" w:cs="Calibri"/>
        </w:rPr>
        <w:t xml:space="preserve"> avec </w:t>
      </w:r>
      <w:r w:rsidRPr="00D90054">
        <w:rPr>
          <w:rStyle w:val="normaltextrun"/>
          <w:rFonts w:ascii="Calibri" w:hAnsi="Calibri" w:cs="Calibri"/>
          <w:b/>
        </w:rPr>
        <w:t>Express</w:t>
      </w:r>
      <w:r w:rsidR="009A2CE9">
        <w:rPr>
          <w:rStyle w:val="normaltextrun"/>
          <w:rFonts w:ascii="Calibri" w:hAnsi="Calibri" w:cs="Calibri"/>
        </w:rPr>
        <w:t>.</w:t>
      </w:r>
    </w:p>
    <w:p w14:paraId="71B3D02D" w14:textId="5D05CF6F" w:rsidR="006606C4" w:rsidRPr="0095166F" w:rsidRDefault="006606C4" w:rsidP="006E2287">
      <w:pPr>
        <w:pStyle w:val="Paragraphedeliste"/>
        <w:numPr>
          <w:ilvl w:val="0"/>
          <w:numId w:val="13"/>
        </w:numPr>
        <w:rPr>
          <w:rStyle w:val="normaltextrun"/>
          <w:rFonts w:ascii="Calibri" w:hAnsi="Calibri" w:cs="Calibri"/>
        </w:rPr>
      </w:pPr>
      <w:r w:rsidRPr="0FF5494C">
        <w:rPr>
          <w:rStyle w:val="normaltextrun"/>
          <w:rFonts w:ascii="Calibri" w:hAnsi="Calibri" w:cs="Calibri"/>
        </w:rPr>
        <w:t xml:space="preserve">Votre </w:t>
      </w:r>
      <w:r w:rsidRPr="0FF5494C">
        <w:rPr>
          <w:rStyle w:val="normaltextrun"/>
          <w:rFonts w:ascii="Calibri" w:hAnsi="Calibri" w:cs="Calibri"/>
          <w:i/>
          <w:iCs/>
        </w:rPr>
        <w:t>Frontend</w:t>
      </w:r>
      <w:r w:rsidRPr="0FF5494C">
        <w:rPr>
          <w:rStyle w:val="normaltextrun"/>
          <w:rFonts w:ascii="Calibri" w:hAnsi="Calibri" w:cs="Calibri"/>
        </w:rPr>
        <w:t xml:space="preserve"> doit utiliser</w:t>
      </w:r>
      <w:r w:rsidR="79C1A9A6" w:rsidRPr="0FF5494C">
        <w:rPr>
          <w:rStyle w:val="normaltextrun"/>
          <w:rFonts w:ascii="Calibri" w:hAnsi="Calibri" w:cs="Calibri"/>
        </w:rPr>
        <w:t xml:space="preserve"> </w:t>
      </w:r>
      <w:r w:rsidR="79C1A9A6" w:rsidRPr="0FF5494C">
        <w:rPr>
          <w:rStyle w:val="normaltextrun"/>
          <w:rFonts w:ascii="Calibri" w:hAnsi="Calibri" w:cs="Calibri"/>
          <w:b/>
          <w:bCs/>
        </w:rPr>
        <w:t>Vue.js</w:t>
      </w:r>
      <w:r w:rsidR="00BF5439" w:rsidRPr="0FF5494C">
        <w:rPr>
          <w:rStyle w:val="normaltextrun"/>
          <w:rFonts w:ascii="Calibri" w:hAnsi="Calibri" w:cs="Calibri"/>
        </w:rPr>
        <w:t xml:space="preserve"> (version 3)</w:t>
      </w:r>
      <w:r w:rsidR="003F3735">
        <w:rPr>
          <w:rStyle w:val="normaltextrun"/>
          <w:rFonts w:ascii="Calibri" w:hAnsi="Calibri" w:cs="Calibri"/>
        </w:rPr>
        <w:t xml:space="preserve"> avec l’API </w:t>
      </w:r>
      <w:r w:rsidR="7D7AB98B" w:rsidRPr="58EAD65C">
        <w:rPr>
          <w:rStyle w:val="normaltextrun"/>
          <w:rFonts w:ascii="Calibri" w:hAnsi="Calibri" w:cs="Calibri"/>
        </w:rPr>
        <w:t>C</w:t>
      </w:r>
      <w:r w:rsidR="003F3735" w:rsidRPr="00D90054">
        <w:rPr>
          <w:rStyle w:val="normaltextrun"/>
          <w:rFonts w:ascii="Calibri" w:hAnsi="Calibri" w:cs="Calibri"/>
          <w:i/>
          <w:iCs/>
        </w:rPr>
        <w:t>omposition</w:t>
      </w:r>
      <w:r w:rsidR="00BF5439" w:rsidRPr="0FF5494C" w:rsidDel="003F3735">
        <w:rPr>
          <w:rStyle w:val="normaltextrun"/>
          <w:rFonts w:ascii="Calibri" w:hAnsi="Calibri" w:cs="Calibri"/>
        </w:rPr>
        <w:t>.</w:t>
      </w:r>
    </w:p>
    <w:p w14:paraId="3A918E8D" w14:textId="3F0BB58E" w:rsidR="006606C4" w:rsidRPr="0095166F" w:rsidRDefault="7B10E66A" w:rsidP="006E2287">
      <w:pPr>
        <w:pStyle w:val="Paragraphedeliste"/>
        <w:numPr>
          <w:ilvl w:val="0"/>
          <w:numId w:val="13"/>
        </w:numPr>
        <w:rPr>
          <w:rStyle w:val="normaltextrun"/>
          <w:rFonts w:ascii="Calibri" w:hAnsi="Calibri" w:cs="Calibri"/>
        </w:rPr>
      </w:pPr>
      <w:r w:rsidRPr="0FF5494C">
        <w:rPr>
          <w:rStyle w:val="normaltextrun"/>
          <w:rFonts w:ascii="Calibri" w:hAnsi="Calibri" w:cs="Calibri"/>
        </w:rPr>
        <w:t xml:space="preserve">Votre </w:t>
      </w:r>
      <w:r w:rsidRPr="00D90054">
        <w:rPr>
          <w:rStyle w:val="normaltextrun"/>
          <w:rFonts w:ascii="Calibri" w:hAnsi="Calibri" w:cs="Calibri"/>
          <w:i/>
          <w:iCs/>
        </w:rPr>
        <w:t>Frontend</w:t>
      </w:r>
      <w:r w:rsidRPr="0FF5494C">
        <w:rPr>
          <w:rStyle w:val="normaltextrun"/>
          <w:rFonts w:ascii="Calibri" w:hAnsi="Calibri" w:cs="Calibri"/>
        </w:rPr>
        <w:t xml:space="preserve"> et votre </w:t>
      </w:r>
      <w:r w:rsidRPr="00D90054">
        <w:rPr>
          <w:rStyle w:val="normaltextrun"/>
          <w:rFonts w:ascii="Calibri" w:hAnsi="Calibri" w:cs="Calibri"/>
          <w:i/>
          <w:iCs/>
        </w:rPr>
        <w:t>Backend</w:t>
      </w:r>
      <w:r w:rsidRPr="0FF5494C">
        <w:rPr>
          <w:rStyle w:val="normaltextrun"/>
          <w:rFonts w:ascii="Calibri" w:hAnsi="Calibri" w:cs="Calibri"/>
        </w:rPr>
        <w:t xml:space="preserve"> doivent</w:t>
      </w:r>
      <w:r w:rsidR="43EFBAC4" w:rsidRPr="0FF5494C">
        <w:rPr>
          <w:rStyle w:val="normaltextrun"/>
          <w:rFonts w:ascii="Calibri" w:hAnsi="Calibri" w:cs="Calibri"/>
        </w:rPr>
        <w:t xml:space="preserve"> </w:t>
      </w:r>
      <w:r w:rsidRPr="0FF5494C">
        <w:rPr>
          <w:rStyle w:val="normaltextrun"/>
          <w:rFonts w:ascii="Calibri" w:hAnsi="Calibri" w:cs="Calibri"/>
        </w:rPr>
        <w:t xml:space="preserve">être </w:t>
      </w:r>
      <w:r w:rsidR="4AEE2FB8" w:rsidRPr="0FF5494C">
        <w:rPr>
          <w:rStyle w:val="normaltextrun"/>
          <w:rFonts w:ascii="Calibri" w:hAnsi="Calibri" w:cs="Calibri"/>
        </w:rPr>
        <w:t xml:space="preserve">dans </w:t>
      </w:r>
      <w:r w:rsidR="4AEE2FB8" w:rsidRPr="0FF5494C">
        <w:rPr>
          <w:rStyle w:val="normaltextrun"/>
          <w:rFonts w:ascii="Calibri" w:hAnsi="Calibri" w:cs="Calibri"/>
          <w:b/>
          <w:bCs/>
        </w:rPr>
        <w:t>deux projets différents</w:t>
      </w:r>
      <w:r w:rsidR="4AEE2FB8" w:rsidRPr="0FF5494C">
        <w:rPr>
          <w:rStyle w:val="normaltextrun"/>
          <w:rFonts w:ascii="Calibri" w:hAnsi="Calibri" w:cs="Calibri"/>
        </w:rPr>
        <w:t xml:space="preserve"> </w:t>
      </w:r>
      <w:r w:rsidR="5BBC2054" w:rsidRPr="0FF5494C">
        <w:rPr>
          <w:rStyle w:val="normaltextrun"/>
          <w:rFonts w:ascii="Calibri" w:hAnsi="Calibri" w:cs="Calibri"/>
        </w:rPr>
        <w:t xml:space="preserve">(deux dossiers différents) </w:t>
      </w:r>
      <w:r w:rsidR="4AEE2FB8" w:rsidRPr="0FF5494C">
        <w:rPr>
          <w:rStyle w:val="normaltextrun"/>
          <w:rFonts w:ascii="Calibri" w:hAnsi="Calibri" w:cs="Calibri"/>
        </w:rPr>
        <w:t xml:space="preserve">et communiquer via des requêtes </w:t>
      </w:r>
      <w:r w:rsidR="4AEE2FB8" w:rsidRPr="0FF5494C">
        <w:rPr>
          <w:rStyle w:val="normaltextrun"/>
          <w:rFonts w:ascii="Calibri" w:hAnsi="Calibri" w:cs="Calibri"/>
          <w:b/>
          <w:bCs/>
        </w:rPr>
        <w:t>HTTP</w:t>
      </w:r>
      <w:r w:rsidR="5B31528C" w:rsidRPr="0FF5494C">
        <w:rPr>
          <w:rStyle w:val="normaltextrun"/>
          <w:rFonts w:ascii="Calibri" w:hAnsi="Calibri" w:cs="Calibri"/>
          <w:b/>
          <w:bCs/>
        </w:rPr>
        <w:t xml:space="preserve"> (utilisez le modèle REST)</w:t>
      </w:r>
      <w:r w:rsidR="4AEE2FB8" w:rsidRPr="0FF5494C">
        <w:rPr>
          <w:rStyle w:val="normaltextrun"/>
          <w:rFonts w:ascii="Calibri" w:hAnsi="Calibri" w:cs="Calibri"/>
        </w:rPr>
        <w:t>.</w:t>
      </w:r>
    </w:p>
    <w:p w14:paraId="68E1B3CB" w14:textId="1FC3D731" w:rsidR="006606C4" w:rsidRPr="0095166F" w:rsidRDefault="370A959A" w:rsidP="006E2287">
      <w:pPr>
        <w:pStyle w:val="Paragraphedeliste"/>
        <w:numPr>
          <w:ilvl w:val="0"/>
          <w:numId w:val="13"/>
        </w:numPr>
        <w:rPr>
          <w:rStyle w:val="normaltextrun"/>
          <w:rFonts w:ascii="Calibri" w:hAnsi="Calibri" w:cs="Calibri"/>
        </w:rPr>
      </w:pPr>
      <w:r w:rsidRPr="4C4D8E13">
        <w:rPr>
          <w:rStyle w:val="normaltextrun"/>
          <w:rFonts w:ascii="Calibri" w:hAnsi="Calibri" w:cs="Calibri"/>
        </w:rPr>
        <w:t xml:space="preserve">Vous devez obligatoirement utiliser </w:t>
      </w:r>
      <w:r w:rsidRPr="4C4D8E13">
        <w:rPr>
          <w:rStyle w:val="normaltextrun"/>
          <w:rFonts w:ascii="Calibri" w:hAnsi="Calibri" w:cs="Calibri"/>
          <w:b/>
          <w:bCs/>
        </w:rPr>
        <w:t>Bootstrap 5</w:t>
      </w:r>
      <w:r w:rsidRPr="4C4D8E13">
        <w:rPr>
          <w:rStyle w:val="normaltextrun"/>
          <w:rFonts w:ascii="Calibri" w:hAnsi="Calibri" w:cs="Calibri"/>
        </w:rPr>
        <w:t xml:space="preserve"> (version </w:t>
      </w:r>
      <w:r w:rsidR="00930646">
        <w:rPr>
          <w:rStyle w:val="normaltextrun"/>
          <w:rFonts w:ascii="Calibri" w:hAnsi="Calibri" w:cs="Calibri"/>
          <w:b/>
          <w:bCs/>
        </w:rPr>
        <w:t>Sass</w:t>
      </w:r>
      <w:r w:rsidRPr="4C4D8E13">
        <w:rPr>
          <w:rStyle w:val="normaltextrun"/>
          <w:rFonts w:ascii="Calibri" w:hAnsi="Calibri" w:cs="Calibri"/>
        </w:rPr>
        <w:t xml:space="preserve">) pour le style de votre application. </w:t>
      </w:r>
      <w:r w:rsidR="7B4D770B" w:rsidRPr="4C4D8E13">
        <w:rPr>
          <w:rStyle w:val="normaltextrun"/>
          <w:rFonts w:ascii="Calibri" w:hAnsi="Calibri" w:cs="Calibri"/>
        </w:rPr>
        <w:t>Vos propres styles devront</w:t>
      </w:r>
      <w:r w:rsidR="00AF775F">
        <w:rPr>
          <w:rStyle w:val="normaltextrun"/>
          <w:rFonts w:ascii="Calibri" w:hAnsi="Calibri" w:cs="Calibri"/>
        </w:rPr>
        <w:t xml:space="preserve"> aussi</w:t>
      </w:r>
      <w:r w:rsidR="7B4D770B" w:rsidRPr="4C4D8E13">
        <w:rPr>
          <w:rStyle w:val="normaltextrun"/>
          <w:rFonts w:ascii="Calibri" w:hAnsi="Calibri" w:cs="Calibri"/>
        </w:rPr>
        <w:t xml:space="preserve"> utiliser </w:t>
      </w:r>
      <w:r w:rsidR="00930646">
        <w:rPr>
          <w:rStyle w:val="normaltextrun"/>
          <w:rFonts w:ascii="Calibri" w:hAnsi="Calibri" w:cs="Calibri"/>
          <w:b/>
          <w:bCs/>
        </w:rPr>
        <w:t>Sass</w:t>
      </w:r>
      <w:r w:rsidR="7B4D770B" w:rsidRPr="4C4D8E13">
        <w:rPr>
          <w:rStyle w:val="normaltextrun"/>
          <w:rFonts w:ascii="Calibri" w:hAnsi="Calibri" w:cs="Calibri"/>
        </w:rPr>
        <w:t>.</w:t>
      </w:r>
    </w:p>
    <w:p w14:paraId="41017567" w14:textId="26F1EC5D" w:rsidR="001F1668" w:rsidRPr="003670DF" w:rsidRDefault="006606C4" w:rsidP="003670DF">
      <w:pPr>
        <w:pStyle w:val="Paragraphedeliste"/>
        <w:numPr>
          <w:ilvl w:val="0"/>
          <w:numId w:val="13"/>
        </w:numPr>
        <w:rPr>
          <w:del w:id="8" w:author="Gilles Duquerroy" w:date="2026-04-01T14:05:00Z" w16du:dateUtc="2026-04-01T14:05:37Z"/>
          <w:rStyle w:val="normaltextrun"/>
          <w:rFonts w:ascii="Calibri" w:hAnsi="Calibri" w:cs="Calibri"/>
        </w:rPr>
      </w:pPr>
      <w:r w:rsidRPr="0FF5494C">
        <w:rPr>
          <w:rStyle w:val="normaltextrun"/>
          <w:rFonts w:ascii="Calibri" w:hAnsi="Calibri" w:cs="Calibri"/>
        </w:rPr>
        <w:t xml:space="preserve">Votre application doit utiliser une base de données </w:t>
      </w:r>
      <w:r w:rsidRPr="0FF5494C">
        <w:rPr>
          <w:rStyle w:val="normaltextrun"/>
          <w:rFonts w:ascii="Calibri" w:hAnsi="Calibri" w:cs="Calibri"/>
          <w:b/>
          <w:bCs/>
        </w:rPr>
        <w:t>SQL</w:t>
      </w:r>
      <w:r w:rsidRPr="0FF5494C">
        <w:rPr>
          <w:rStyle w:val="normaltextrun"/>
          <w:rFonts w:ascii="Calibri" w:hAnsi="Calibri" w:cs="Calibri"/>
        </w:rPr>
        <w:t xml:space="preserve"> avec le moteur </w:t>
      </w:r>
      <w:r w:rsidR="1D4B8835" w:rsidRPr="58EAD65C">
        <w:rPr>
          <w:rStyle w:val="normaltextrun"/>
          <w:rFonts w:ascii="Calibri" w:hAnsi="Calibri" w:cs="Calibri"/>
          <w:b/>
          <w:bCs/>
        </w:rPr>
        <w:t>MySQL</w:t>
      </w:r>
      <w:r w:rsidRPr="41B1977E">
        <w:rPr>
          <w:rStyle w:val="normaltextrun"/>
          <w:rFonts w:ascii="Calibri" w:hAnsi="Calibri" w:cs="Calibri"/>
          <w:b/>
          <w:bCs/>
        </w:rPr>
        <w:t xml:space="preserve"> </w:t>
      </w:r>
      <w:r w:rsidR="49F01D90" w:rsidRPr="41B1977E">
        <w:rPr>
          <w:rStyle w:val="normaltextrun"/>
          <w:rFonts w:ascii="Calibri" w:hAnsi="Calibri" w:cs="Calibri"/>
        </w:rPr>
        <w:t>ou</w:t>
      </w:r>
      <w:r w:rsidRPr="41B1977E">
        <w:rPr>
          <w:rStyle w:val="normaltextrun"/>
          <w:rFonts w:ascii="Calibri" w:hAnsi="Calibri" w:cs="Calibri"/>
        </w:rPr>
        <w:t xml:space="preserve"> </w:t>
      </w:r>
    </w:p>
    <w:p w14:paraId="7C438AAF" w14:textId="794FB688" w:rsidR="76B589E8" w:rsidRPr="00F066E0" w:rsidRDefault="006606C4" w:rsidP="006E2287">
      <w:pPr>
        <w:pStyle w:val="Paragraphedeliste"/>
        <w:numPr>
          <w:ilvl w:val="0"/>
          <w:numId w:val="13"/>
        </w:numPr>
        <w:rPr>
          <w:rStyle w:val="normaltextrun"/>
          <w:rFonts w:ascii="Calibri" w:hAnsi="Calibri" w:cs="Calibri"/>
        </w:rPr>
      </w:pPr>
      <w:r w:rsidRPr="0FF5494C">
        <w:rPr>
          <w:rStyle w:val="normaltextrun"/>
          <w:rFonts w:ascii="Calibri" w:hAnsi="Calibri" w:cs="Calibri"/>
        </w:rPr>
        <w:t xml:space="preserve">Votre </w:t>
      </w:r>
      <w:r w:rsidRPr="0FF5494C">
        <w:rPr>
          <w:rStyle w:val="normaltextrun"/>
          <w:rFonts w:ascii="Calibri" w:hAnsi="Calibri" w:cs="Calibri"/>
          <w:i/>
          <w:iCs/>
        </w:rPr>
        <w:t>Backend</w:t>
      </w:r>
      <w:r w:rsidRPr="0FF5494C">
        <w:rPr>
          <w:rStyle w:val="normaltextrun"/>
          <w:rFonts w:ascii="Calibri" w:hAnsi="Calibri" w:cs="Calibri"/>
        </w:rPr>
        <w:t xml:space="preserve"> doit utiliser l’ORM </w:t>
      </w:r>
      <w:r w:rsidRPr="0FF5494C">
        <w:rPr>
          <w:rStyle w:val="normaltextrun"/>
          <w:rFonts w:ascii="Calibri" w:hAnsi="Calibri" w:cs="Calibri"/>
          <w:b/>
          <w:bCs/>
        </w:rPr>
        <w:t>Sequelize</w:t>
      </w:r>
      <w:r w:rsidRPr="0FF5494C">
        <w:rPr>
          <w:rStyle w:val="normaltextrun"/>
          <w:rFonts w:ascii="Calibri" w:hAnsi="Calibri" w:cs="Calibri"/>
        </w:rPr>
        <w:t xml:space="preserve"> pour communiquer avec votre </w:t>
      </w:r>
      <w:r w:rsidR="00651E14">
        <w:rPr>
          <w:rStyle w:val="normaltextrun"/>
          <w:rFonts w:ascii="Calibri" w:hAnsi="Calibri" w:cs="Calibri"/>
        </w:rPr>
        <w:t>base de données</w:t>
      </w:r>
      <w:r w:rsidR="009A2CE9" w:rsidRPr="0FF5494C">
        <w:rPr>
          <w:rStyle w:val="normaltextrun"/>
          <w:rFonts w:ascii="Calibri" w:hAnsi="Calibri" w:cs="Calibri"/>
        </w:rPr>
        <w:t>.</w:t>
      </w:r>
    </w:p>
    <w:p w14:paraId="6D307404" w14:textId="70D1E975" w:rsidR="00457DFA" w:rsidRPr="00266BFE" w:rsidRDefault="0006018D" w:rsidP="00457DFA">
      <w:pPr>
        <w:ind w:left="360"/>
        <w:rPr>
          <w:rFonts w:ascii="Calibri" w:eastAsia="Times New Roman" w:hAnsi="Calibri" w:cs="Calibri"/>
          <w:b/>
          <w:highlight w:val="yellow"/>
          <w:lang w:eastAsia="fr-CA"/>
        </w:rPr>
      </w:pPr>
      <w:r w:rsidRPr="00266BFE">
        <w:rPr>
          <w:rFonts w:ascii="Calibri" w:eastAsia="Times New Roman" w:hAnsi="Calibri" w:cs="Calibri"/>
          <w:b/>
          <w:highlight w:val="yellow"/>
          <w:lang w:eastAsia="fr-CA"/>
        </w:rPr>
        <w:t>Note importante concernant l'utilisation de l'intelligence artificielle (IA)</w:t>
      </w:r>
    </w:p>
    <w:p w14:paraId="6DB604EC" w14:textId="692770BB" w:rsidR="0006018D" w:rsidRPr="003F7E49" w:rsidRDefault="0006018D" w:rsidP="00457DFA">
      <w:pPr>
        <w:ind w:left="360"/>
        <w:rPr>
          <w:rStyle w:val="normaltextrun"/>
          <w:rFonts w:ascii="Calibri" w:eastAsia="Times New Roman" w:hAnsi="Calibri" w:cs="Calibri"/>
          <w:b/>
          <w:lang w:eastAsia="fr-CA"/>
        </w:rPr>
      </w:pPr>
      <w:commentRangeStart w:id="9"/>
      <w:r w:rsidRPr="00266BFE">
        <w:rPr>
          <w:rFonts w:ascii="Calibri" w:eastAsia="Times New Roman" w:hAnsi="Calibri" w:cs="Calibri"/>
          <w:highlight w:val="yellow"/>
          <w:lang w:eastAsia="fr-CA"/>
        </w:rPr>
        <w:t xml:space="preserve">Conformément à la Politique institutionnelle d’évaluation des apprentissages (PIEA) du Cégep Garneau, l’utilisation de l’intelligence artificielle (ex. : ChatGPT, Copilot, etc.) dans la réalisation de ce travail est considérée comme une forme de plagiat ou de tricherie. Tout recours à ces outils sans autorisation constitue une infraction à la PIEA et peut mener à une </w:t>
      </w:r>
      <w:r w:rsidRPr="00266BFE">
        <w:rPr>
          <w:rFonts w:ascii="Calibri" w:eastAsia="Times New Roman" w:hAnsi="Calibri" w:cs="Calibri"/>
          <w:b/>
          <w:highlight w:val="yellow"/>
          <w:lang w:eastAsia="fr-CA"/>
        </w:rPr>
        <w:t>déclaration de fraude.</w:t>
      </w:r>
      <w:commentRangeEnd w:id="9"/>
      <w:r w:rsidR="00266BFE" w:rsidRPr="003F7E49">
        <w:rPr>
          <w:rStyle w:val="Marquedecommentaire"/>
          <w:rFonts w:ascii="Calibri" w:eastAsia="Times New Roman" w:hAnsi="Calibri" w:cs="Calibri"/>
          <w:b/>
          <w:sz w:val="22"/>
          <w:szCs w:val="22"/>
          <w:lang w:eastAsia="fr-CA"/>
        </w:rPr>
        <w:commentReference w:id="9"/>
      </w:r>
    </w:p>
    <w:p w14:paraId="3A447F8E" w14:textId="570CFF6A" w:rsidR="0079444A" w:rsidRPr="003F7E49" w:rsidRDefault="7BDCE641" w:rsidP="0079444A">
      <w:pPr>
        <w:pStyle w:val="Titre2"/>
        <w:spacing w:before="120"/>
        <w:rPr>
          <w:rFonts w:ascii="Calibri" w:hAnsi="Calibri" w:cs="Calibri"/>
        </w:rPr>
      </w:pPr>
      <w:bookmarkStart w:id="10" w:name="_Toc434425726"/>
      <w:r w:rsidRPr="234E86AA">
        <w:rPr>
          <w:rFonts w:ascii="Calibri" w:hAnsi="Calibri" w:cs="Calibri"/>
        </w:rPr>
        <w:t>2</w:t>
      </w:r>
      <w:r w:rsidR="383E040D" w:rsidRPr="234E86AA">
        <w:rPr>
          <w:rFonts w:ascii="Calibri" w:hAnsi="Calibri" w:cs="Calibri"/>
        </w:rPr>
        <w:t>.</w:t>
      </w:r>
      <w:r w:rsidRPr="234E86AA">
        <w:rPr>
          <w:rFonts w:ascii="Calibri" w:hAnsi="Calibri" w:cs="Calibri"/>
        </w:rPr>
        <w:t>2</w:t>
      </w:r>
      <w:r w:rsidR="383E040D" w:rsidRPr="234E86AA">
        <w:rPr>
          <w:rFonts w:ascii="Calibri" w:hAnsi="Calibri" w:cs="Calibri"/>
        </w:rPr>
        <w:t xml:space="preserve"> </w:t>
      </w:r>
      <w:r w:rsidR="21DC9285" w:rsidRPr="234E86AA">
        <w:rPr>
          <w:rStyle w:val="eop"/>
          <w:rFonts w:ascii="Calibri" w:hAnsi="Calibri" w:cs="Calibri"/>
        </w:rPr>
        <w:t xml:space="preserve">– </w:t>
      </w:r>
      <w:r w:rsidR="383E040D" w:rsidRPr="234E86AA">
        <w:rPr>
          <w:rFonts w:ascii="Calibri" w:hAnsi="Calibri" w:cs="Calibri"/>
        </w:rPr>
        <w:t>Utilisation de G</w:t>
      </w:r>
      <w:r w:rsidR="71FCEC72" w:rsidRPr="234E86AA">
        <w:rPr>
          <w:rFonts w:ascii="Calibri" w:hAnsi="Calibri" w:cs="Calibri"/>
        </w:rPr>
        <w:t>it</w:t>
      </w:r>
      <w:bookmarkEnd w:id="10"/>
    </w:p>
    <w:p w14:paraId="5CB07607" w14:textId="6995AD10" w:rsidR="0079444A" w:rsidRPr="003F7E49" w:rsidRDefault="0079444A" w:rsidP="0079444A">
      <w:p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Le développement de votre application doit être fait dans un dépôt sur </w:t>
      </w:r>
      <w:hyperlink r:id="rId16">
        <w:r w:rsidRPr="003F7E49">
          <w:rPr>
            <w:rStyle w:val="Lienhypertexte"/>
            <w:rFonts w:ascii="Calibri" w:hAnsi="Calibri" w:cs="Calibri"/>
          </w:rPr>
          <w:t>gitlab.com</w:t>
        </w:r>
      </w:hyperlink>
      <w:r w:rsidRPr="003F7E49">
        <w:rPr>
          <w:rFonts w:ascii="Calibri" w:hAnsi="Calibri" w:cs="Calibri"/>
        </w:rPr>
        <w:t>.</w:t>
      </w:r>
    </w:p>
    <w:p w14:paraId="3656DFAA" w14:textId="48288825" w:rsidR="0079444A" w:rsidRPr="003F7E49" w:rsidRDefault="0079444A" w:rsidP="006E2287">
      <w:pPr>
        <w:pStyle w:val="Paragraphedeliste"/>
        <w:numPr>
          <w:ilvl w:val="0"/>
          <w:numId w:val="15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Le dépôt doit être </w:t>
      </w:r>
      <w:r w:rsidR="2F4AB4C9" w:rsidRPr="003F7E49">
        <w:rPr>
          <w:rFonts w:ascii="Calibri" w:hAnsi="Calibri" w:cs="Calibri"/>
        </w:rPr>
        <w:t>privé ;</w:t>
      </w:r>
    </w:p>
    <w:p w14:paraId="0E933FAE" w14:textId="247DA9EB" w:rsidR="0079444A" w:rsidRPr="003F7E49" w:rsidRDefault="0079444A" w:rsidP="006E2287">
      <w:pPr>
        <w:pStyle w:val="Paragraphedeliste"/>
        <w:numPr>
          <w:ilvl w:val="0"/>
          <w:numId w:val="15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Vous devez ajouter l’utilisateur </w:t>
      </w:r>
      <w:r w:rsidRPr="003F7E49">
        <w:rPr>
          <w:rFonts w:ascii="Calibri" w:hAnsi="Calibri" w:cs="Calibri"/>
          <w:b/>
        </w:rPr>
        <w:t>@dept-info-garneau</w:t>
      </w:r>
      <w:r w:rsidRPr="003F7E49">
        <w:rPr>
          <w:rFonts w:ascii="Calibri" w:hAnsi="Calibri" w:cs="Calibri"/>
        </w:rPr>
        <w:t xml:space="preserve"> en tant que </w:t>
      </w:r>
      <w:r w:rsidR="00E8148E" w:rsidRPr="003F7E49">
        <w:rPr>
          <w:rFonts w:ascii="Calibri" w:hAnsi="Calibri" w:cs="Calibri"/>
        </w:rPr>
        <w:t>« </w:t>
      </w:r>
      <w:r w:rsidRPr="003F7E49">
        <w:rPr>
          <w:rFonts w:ascii="Calibri" w:hAnsi="Calibri" w:cs="Calibri"/>
          <w:b/>
        </w:rPr>
        <w:t>Developer</w:t>
      </w:r>
      <w:r w:rsidR="00E8148E" w:rsidRPr="003F7E49">
        <w:rPr>
          <w:rFonts w:ascii="Calibri" w:hAnsi="Calibri" w:cs="Calibri"/>
        </w:rPr>
        <w:t> »</w:t>
      </w:r>
      <w:r w:rsidRPr="003F7E49">
        <w:rPr>
          <w:rFonts w:ascii="Calibri" w:hAnsi="Calibri" w:cs="Calibri"/>
        </w:rPr>
        <w:t>;</w:t>
      </w:r>
    </w:p>
    <w:p w14:paraId="3B064B34" w14:textId="4500E874" w:rsidR="0079444A" w:rsidRPr="003F7E49" w:rsidRDefault="0079444A" w:rsidP="006E2287">
      <w:pPr>
        <w:pStyle w:val="Paragraphedeliste"/>
        <w:numPr>
          <w:ilvl w:val="0"/>
          <w:numId w:val="15"/>
        </w:numPr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/>
          <w:color w:val="000000"/>
          <w:shd w:val="clear" w:color="auto" w:fill="FFFFFF"/>
        </w:rPr>
        <w:t xml:space="preserve">Il n’y a pas de stratégie de versionnage imposée. La seule contrainte est d’avoir un </w:t>
      </w:r>
      <w:r>
        <w:rPr>
          <w:rStyle w:val="normaltextrun"/>
          <w:rFonts w:ascii="Calibri" w:hAnsi="Calibri"/>
          <w:b/>
          <w:bCs/>
          <w:color w:val="000000"/>
          <w:shd w:val="clear" w:color="auto" w:fill="FFFFFF"/>
        </w:rPr>
        <w:t>code à jour</w:t>
      </w:r>
      <w:r>
        <w:rPr>
          <w:rStyle w:val="normaltextrun"/>
          <w:rFonts w:ascii="Calibri" w:hAnsi="Calibri"/>
          <w:color w:val="000000"/>
          <w:shd w:val="clear" w:color="auto" w:fill="FFFFFF"/>
        </w:rPr>
        <w:t xml:space="preserve"> sur la branche </w:t>
      </w:r>
      <w:r w:rsidR="28F61FD7" w:rsidRPr="00751048">
        <w:rPr>
          <w:rStyle w:val="normaltextrun"/>
          <w:rFonts w:ascii="Calibri" w:hAnsi="Calibri"/>
          <w:b/>
          <w:bCs/>
          <w:i/>
          <w:iCs/>
          <w:color w:val="000000"/>
          <w:shd w:val="clear" w:color="auto" w:fill="FFFFFF"/>
        </w:rPr>
        <w:t>m</w:t>
      </w:r>
      <w:r w:rsidRPr="00751048">
        <w:rPr>
          <w:rStyle w:val="normaltextrun"/>
          <w:rFonts w:ascii="Calibri" w:hAnsi="Calibri"/>
          <w:b/>
          <w:bCs/>
          <w:i/>
          <w:iCs/>
          <w:color w:val="000000"/>
          <w:shd w:val="clear" w:color="auto" w:fill="FFFFFF"/>
        </w:rPr>
        <w:t>a</w:t>
      </w:r>
      <w:r w:rsidR="5782B2AF" w:rsidRPr="00751048">
        <w:rPr>
          <w:rStyle w:val="normaltextrun"/>
          <w:rFonts w:ascii="Calibri" w:hAnsi="Calibri"/>
          <w:b/>
          <w:bCs/>
          <w:i/>
          <w:iCs/>
          <w:color w:val="000000"/>
          <w:shd w:val="clear" w:color="auto" w:fill="FFFFFF"/>
        </w:rPr>
        <w:t>in</w:t>
      </w:r>
      <w:r>
        <w:rPr>
          <w:rStyle w:val="normaltextrun"/>
          <w:rFonts w:ascii="Calibri" w:hAnsi="Calibri"/>
          <w:b/>
          <w:bCs/>
          <w:color w:val="000000"/>
          <w:shd w:val="clear" w:color="auto" w:fill="FFFFFF"/>
        </w:rPr>
        <w:t xml:space="preserve"> </w:t>
      </w:r>
      <w:r w:rsidR="00F157EC">
        <w:rPr>
          <w:rStyle w:val="normaltextrun"/>
          <w:rFonts w:ascii="Calibri" w:hAnsi="Calibri"/>
          <w:b/>
          <w:bCs/>
          <w:color w:val="000000"/>
          <w:shd w:val="clear" w:color="auto" w:fill="FFFFFF"/>
        </w:rPr>
        <w:t xml:space="preserve">avant la date de remise </w:t>
      </w:r>
      <w:r w:rsidR="00751048">
        <w:rPr>
          <w:rStyle w:val="normaltextrun"/>
          <w:rFonts w:ascii="Calibri" w:hAnsi="Calibri"/>
          <w:b/>
          <w:bCs/>
          <w:color w:val="000000"/>
          <w:shd w:val="clear" w:color="auto" w:fill="FFFFFF"/>
        </w:rPr>
        <w:t>pour</w:t>
      </w:r>
      <w:r>
        <w:rPr>
          <w:rStyle w:val="normaltextrun"/>
          <w:rFonts w:ascii="Calibri" w:hAnsi="Calibri"/>
          <w:color w:val="000000"/>
          <w:shd w:val="clear" w:color="auto" w:fill="FFFFFF"/>
        </w:rPr>
        <w:t xml:space="preserve"> </w:t>
      </w:r>
      <w:r>
        <w:rPr>
          <w:rStyle w:val="normaltextrun"/>
          <w:rFonts w:ascii="Calibri" w:hAnsi="Calibri"/>
          <w:b/>
          <w:bCs/>
          <w:color w:val="000000"/>
          <w:shd w:val="clear" w:color="auto" w:fill="FFFFFF"/>
        </w:rPr>
        <w:t>chaque semaine</w:t>
      </w:r>
      <w:r>
        <w:rPr>
          <w:rStyle w:val="normaltextrun"/>
          <w:rFonts w:ascii="Calibri" w:hAnsi="Calibri"/>
          <w:color w:val="000000"/>
          <w:shd w:val="clear" w:color="auto" w:fill="FFFFFF"/>
        </w:rPr>
        <w:t xml:space="preserve"> de travail.</w:t>
      </w:r>
      <w:r>
        <w:rPr>
          <w:rStyle w:val="eop"/>
          <w:rFonts w:ascii="Calibri" w:hAnsi="Calibri"/>
          <w:color w:val="000000"/>
          <w:shd w:val="clear" w:color="auto" w:fill="FFFFFF"/>
        </w:rPr>
        <w:t> </w:t>
      </w:r>
    </w:p>
    <w:p w14:paraId="4D94A40A" w14:textId="3E21807F" w:rsidR="00774518" w:rsidRPr="003F7E49" w:rsidRDefault="7BDCE641" w:rsidP="0FF5494C">
      <w:pPr>
        <w:pStyle w:val="Titre2"/>
        <w:rPr>
          <w:rStyle w:val="eop"/>
          <w:rFonts w:ascii="Calibri" w:hAnsi="Calibri" w:cs="Calibri"/>
        </w:rPr>
      </w:pPr>
      <w:bookmarkStart w:id="11" w:name="_Toc1342145781"/>
      <w:r w:rsidRPr="234E86AA">
        <w:rPr>
          <w:rStyle w:val="eop"/>
          <w:rFonts w:ascii="Calibri" w:hAnsi="Calibri" w:cs="Calibri"/>
        </w:rPr>
        <w:t>2.3 – Contraintes techniques</w:t>
      </w:r>
      <w:bookmarkEnd w:id="11"/>
    </w:p>
    <w:p w14:paraId="2F35B1F6" w14:textId="77777777" w:rsidR="00774518" w:rsidRPr="003F7E49" w:rsidRDefault="00774518" w:rsidP="006E2287">
      <w:pPr>
        <w:pStyle w:val="Paragraphedeliste"/>
        <w:numPr>
          <w:ilvl w:val="0"/>
          <w:numId w:val="16"/>
        </w:numPr>
        <w:rPr>
          <w:rStyle w:val="eop"/>
          <w:rFonts w:ascii="Calibri" w:hAnsi="Calibri" w:cs="Calibri"/>
        </w:rPr>
      </w:pPr>
      <w:r w:rsidRPr="003F7E49">
        <w:rPr>
          <w:rStyle w:val="eop"/>
          <w:rFonts w:ascii="Calibri" w:hAnsi="Calibri" w:cs="Calibri"/>
        </w:rPr>
        <w:t xml:space="preserve">Le </w:t>
      </w:r>
      <w:r w:rsidRPr="003F7E49">
        <w:rPr>
          <w:rStyle w:val="eop"/>
          <w:rFonts w:ascii="Calibri" w:hAnsi="Calibri" w:cs="Calibri"/>
          <w:b/>
        </w:rPr>
        <w:t>système de navigation</w:t>
      </w:r>
      <w:r w:rsidRPr="003F7E49">
        <w:rPr>
          <w:rStyle w:val="eop"/>
          <w:rFonts w:ascii="Calibri" w:hAnsi="Calibri" w:cs="Calibri"/>
        </w:rPr>
        <w:t xml:space="preserve"> doit être adapté aux différents </w:t>
      </w:r>
      <w:r w:rsidRPr="003F7E49">
        <w:rPr>
          <w:rStyle w:val="eop"/>
          <w:rFonts w:ascii="Calibri" w:hAnsi="Calibri" w:cs="Calibri"/>
          <w:b/>
        </w:rPr>
        <w:t>rôles d’utilisateur</w:t>
      </w:r>
      <w:r w:rsidRPr="003F7E49">
        <w:rPr>
          <w:rStyle w:val="eop"/>
          <w:rFonts w:ascii="Calibri" w:hAnsi="Calibri" w:cs="Calibri"/>
        </w:rPr>
        <w:t>.</w:t>
      </w:r>
    </w:p>
    <w:p w14:paraId="67EAA5DD" w14:textId="53B6AF0F" w:rsidR="00774518" w:rsidRPr="003F7E49" w:rsidRDefault="00774518" w:rsidP="006E2287">
      <w:pPr>
        <w:pStyle w:val="Paragraphedeliste"/>
        <w:numPr>
          <w:ilvl w:val="0"/>
          <w:numId w:val="16"/>
        </w:numPr>
        <w:rPr>
          <w:rStyle w:val="eop"/>
          <w:rFonts w:ascii="Calibri" w:hAnsi="Calibri" w:cs="Calibri"/>
        </w:rPr>
      </w:pPr>
      <w:r w:rsidRPr="003F7E49">
        <w:rPr>
          <w:rStyle w:val="eop"/>
          <w:rFonts w:ascii="Calibri" w:hAnsi="Calibri" w:cs="Calibri"/>
        </w:rPr>
        <w:t>Toutes les pages HTML générées doivent être valide</w:t>
      </w:r>
      <w:r w:rsidR="00EA0B82" w:rsidRPr="003F7E49">
        <w:rPr>
          <w:rStyle w:val="eop"/>
          <w:rFonts w:ascii="Calibri" w:hAnsi="Calibri" w:cs="Calibri"/>
        </w:rPr>
        <w:t>s</w:t>
      </w:r>
      <w:r w:rsidRPr="003F7E49">
        <w:rPr>
          <w:rStyle w:val="eop"/>
          <w:rFonts w:ascii="Calibri" w:hAnsi="Calibri" w:cs="Calibri"/>
        </w:rPr>
        <w:t xml:space="preserve"> d’après </w:t>
      </w:r>
      <w:r w:rsidR="0482843A" w:rsidRPr="003F7E49">
        <w:rPr>
          <w:rStyle w:val="eop"/>
          <w:rFonts w:ascii="Calibri" w:hAnsi="Calibri" w:cs="Calibri"/>
        </w:rPr>
        <w:t xml:space="preserve">le </w:t>
      </w:r>
      <w:r w:rsidRPr="003F7E49">
        <w:rPr>
          <w:rStyle w:val="eop"/>
          <w:rFonts w:ascii="Calibri" w:hAnsi="Calibri" w:cs="Calibri"/>
          <w:b/>
        </w:rPr>
        <w:t>W3C</w:t>
      </w:r>
      <w:r w:rsidRPr="003F7E49">
        <w:rPr>
          <w:rStyle w:val="eop"/>
          <w:rFonts w:ascii="Calibri" w:hAnsi="Calibri" w:cs="Calibri"/>
        </w:rPr>
        <w:t>.</w:t>
      </w:r>
    </w:p>
    <w:p w14:paraId="35756C56" w14:textId="77777777" w:rsidR="00774518" w:rsidRPr="003F7E49" w:rsidRDefault="00774518" w:rsidP="006E2287">
      <w:pPr>
        <w:pStyle w:val="Paragraphedeliste"/>
        <w:numPr>
          <w:ilvl w:val="0"/>
          <w:numId w:val="16"/>
        </w:numPr>
        <w:rPr>
          <w:rStyle w:val="eop"/>
          <w:rFonts w:ascii="Calibri" w:hAnsi="Calibri" w:cs="Calibri"/>
        </w:rPr>
      </w:pPr>
      <w:r w:rsidRPr="003F7E49">
        <w:rPr>
          <w:rStyle w:val="eop"/>
          <w:rFonts w:ascii="Calibri" w:hAnsi="Calibri" w:cs="Calibri"/>
        </w:rPr>
        <w:lastRenderedPageBreak/>
        <w:t xml:space="preserve">Le CSS doit être généré par </w:t>
      </w:r>
      <w:r w:rsidRPr="003F7E49">
        <w:rPr>
          <w:rStyle w:val="eop"/>
          <w:rFonts w:ascii="Calibri" w:hAnsi="Calibri" w:cs="Calibri"/>
          <w:b/>
        </w:rPr>
        <w:t>Sass</w:t>
      </w:r>
      <w:r w:rsidRPr="003F7E49">
        <w:rPr>
          <w:rStyle w:val="eop"/>
          <w:rFonts w:ascii="Calibri" w:hAnsi="Calibri" w:cs="Calibri"/>
        </w:rPr>
        <w:t>.</w:t>
      </w:r>
    </w:p>
    <w:p w14:paraId="3FEC5085" w14:textId="7F2E408C" w:rsidR="00774518" w:rsidRPr="003F7E49" w:rsidRDefault="00774518" w:rsidP="006E2287">
      <w:pPr>
        <w:pStyle w:val="Paragraphedeliste"/>
        <w:numPr>
          <w:ilvl w:val="0"/>
          <w:numId w:val="16"/>
        </w:numPr>
        <w:rPr>
          <w:rStyle w:val="eop"/>
          <w:rFonts w:ascii="Calibri" w:hAnsi="Calibri" w:cs="Calibri"/>
        </w:rPr>
      </w:pPr>
      <w:r w:rsidRPr="003F7E49">
        <w:rPr>
          <w:rStyle w:val="eop"/>
          <w:rFonts w:ascii="Calibri" w:hAnsi="Calibri" w:cs="Calibri"/>
        </w:rPr>
        <w:t>La mise en page doit bien s’adapter à divers types d’appareil</w:t>
      </w:r>
      <w:r w:rsidR="0CC4A856" w:rsidRPr="003F7E49">
        <w:rPr>
          <w:rStyle w:val="eop"/>
          <w:rFonts w:ascii="Calibri" w:hAnsi="Calibri" w:cs="Calibri"/>
        </w:rPr>
        <w:t>s</w:t>
      </w:r>
      <w:r w:rsidRPr="003F7E49">
        <w:rPr>
          <w:rStyle w:val="eop"/>
          <w:rFonts w:ascii="Calibri" w:hAnsi="Calibri" w:cs="Calibri"/>
        </w:rPr>
        <w:t xml:space="preserve"> (</w:t>
      </w:r>
      <w:r w:rsidRPr="003F7E49">
        <w:rPr>
          <w:rStyle w:val="eop"/>
          <w:rFonts w:ascii="Calibri" w:hAnsi="Calibri" w:cs="Calibri"/>
          <w:b/>
        </w:rPr>
        <w:t>responsive</w:t>
      </w:r>
      <w:r w:rsidRPr="003F7E49">
        <w:rPr>
          <w:rStyle w:val="eop"/>
          <w:rFonts w:ascii="Calibri" w:hAnsi="Calibri" w:cs="Calibri"/>
        </w:rPr>
        <w:t>).</w:t>
      </w:r>
    </w:p>
    <w:p w14:paraId="55A943CE" w14:textId="39FC68A4" w:rsidR="008452AE" w:rsidRPr="003F7E49" w:rsidRDefault="00774518" w:rsidP="006E2287">
      <w:pPr>
        <w:pStyle w:val="Paragraphedeliste"/>
        <w:numPr>
          <w:ilvl w:val="0"/>
          <w:numId w:val="16"/>
        </w:numPr>
        <w:rPr>
          <w:rStyle w:val="eop"/>
          <w:rFonts w:ascii="Calibri" w:hAnsi="Calibri" w:cs="Calibri"/>
        </w:rPr>
      </w:pPr>
      <w:r w:rsidRPr="003F7E49">
        <w:rPr>
          <w:rStyle w:val="eop"/>
          <w:rFonts w:ascii="Calibri" w:hAnsi="Calibri" w:cs="Calibri"/>
        </w:rPr>
        <w:t>Tous les documents produits dans le cadre de ce travail doivent s'afficher correctement avec les navigateurs Web</w:t>
      </w:r>
      <w:r w:rsidRPr="003F7E49">
        <w:rPr>
          <w:rStyle w:val="eop"/>
          <w:rFonts w:ascii="Calibri" w:hAnsi="Calibri" w:cs="Calibri"/>
          <w:b/>
        </w:rPr>
        <w:t xml:space="preserve"> Firefox </w:t>
      </w:r>
      <w:r w:rsidRPr="003F7E49">
        <w:rPr>
          <w:rStyle w:val="eop"/>
          <w:rFonts w:ascii="Calibri" w:hAnsi="Calibri" w:cs="Calibri"/>
        </w:rPr>
        <w:t>et</w:t>
      </w:r>
      <w:r w:rsidRPr="003F7E49">
        <w:rPr>
          <w:rStyle w:val="eop"/>
          <w:rFonts w:ascii="Calibri" w:hAnsi="Calibri" w:cs="Calibri"/>
          <w:b/>
        </w:rPr>
        <w:t xml:space="preserve"> Chrome</w:t>
      </w:r>
      <w:r w:rsidRPr="003F7E49">
        <w:rPr>
          <w:rStyle w:val="eop"/>
          <w:rFonts w:ascii="Calibri" w:hAnsi="Calibri" w:cs="Calibri"/>
        </w:rPr>
        <w:t>.</w:t>
      </w:r>
    </w:p>
    <w:p w14:paraId="18BB8BAC" w14:textId="57FCBC08" w:rsidR="00C65E20" w:rsidRPr="00105283" w:rsidRDefault="00C65E20" w:rsidP="001611A7">
      <w:pPr>
        <w:pStyle w:val="Titre3"/>
        <w:rPr>
          <w:rFonts w:ascii="Calibri" w:hAnsi="Calibri" w:cs="Calibri"/>
          <w:lang w:eastAsia="fr-CA"/>
        </w:rPr>
      </w:pPr>
      <w:bookmarkStart w:id="12" w:name="_Toc1272000819"/>
      <w:r w:rsidRPr="00105283">
        <w:rPr>
          <w:rFonts w:ascii="Calibri" w:hAnsi="Calibri" w:cs="Calibri"/>
          <w:lang w:eastAsia="fr-CA"/>
        </w:rPr>
        <w:t xml:space="preserve">Évolution des </w:t>
      </w:r>
      <w:commentRangeStart w:id="13"/>
      <w:commentRangeStart w:id="14"/>
      <w:commentRangeStart w:id="15"/>
      <w:r w:rsidRPr="00105283">
        <w:rPr>
          <w:rFonts w:ascii="Calibri" w:hAnsi="Calibri" w:cs="Calibri"/>
          <w:lang w:eastAsia="fr-CA"/>
        </w:rPr>
        <w:t>exigences</w:t>
      </w:r>
      <w:commentRangeEnd w:id="13"/>
      <w:r w:rsidR="00095608" w:rsidRPr="00105283">
        <w:rPr>
          <w:rStyle w:val="Marquedecommentaire"/>
          <w:rFonts w:ascii="Calibri" w:hAnsi="Calibri" w:cs="Calibri"/>
          <w:sz w:val="24"/>
          <w:szCs w:val="24"/>
          <w:lang w:eastAsia="fr-CA"/>
        </w:rPr>
        <w:commentReference w:id="13"/>
      </w:r>
      <w:commentRangeEnd w:id="14"/>
      <w:r w:rsidRPr="00105283">
        <w:rPr>
          <w:rStyle w:val="Marquedecommentaire"/>
          <w:rFonts w:ascii="Calibri" w:hAnsi="Calibri" w:cs="Calibri"/>
          <w:sz w:val="24"/>
          <w:szCs w:val="24"/>
          <w:lang w:eastAsia="fr-CA"/>
        </w:rPr>
        <w:commentReference w:id="14"/>
      </w:r>
      <w:commentRangeEnd w:id="15"/>
      <w:r w:rsidRPr="00105283">
        <w:rPr>
          <w:rStyle w:val="Marquedecommentaire"/>
          <w:rFonts w:ascii="Calibri" w:hAnsi="Calibri" w:cs="Calibri"/>
          <w:sz w:val="24"/>
          <w:szCs w:val="24"/>
          <w:lang w:eastAsia="fr-CA"/>
        </w:rPr>
        <w:commentReference w:id="15"/>
      </w:r>
    </w:p>
    <w:p w14:paraId="232FDF06" w14:textId="77777777" w:rsidR="00A371C6" w:rsidRPr="00105283" w:rsidRDefault="00A371C6" w:rsidP="00A371C6">
      <w:pPr>
        <w:rPr>
          <w:lang w:eastAsia="fr-CA"/>
        </w:rPr>
      </w:pPr>
      <w:r w:rsidRPr="00105283">
        <w:rPr>
          <w:lang w:eastAsia="fr-CA"/>
        </w:rPr>
        <w:t>Dans un contexte de développement agile, il est important de comprendre que les besoins du client peuvent évoluer au cours du projet.</w:t>
      </w:r>
    </w:p>
    <w:p w14:paraId="7E8BC08B" w14:textId="77777777" w:rsidR="00A371C6" w:rsidRPr="00105283" w:rsidRDefault="00A371C6" w:rsidP="00A371C6">
      <w:pPr>
        <w:rPr>
          <w:lang w:eastAsia="fr-CA"/>
        </w:rPr>
      </w:pPr>
      <w:r w:rsidRPr="00105283">
        <w:rPr>
          <w:lang w:eastAsia="fr-CA"/>
        </w:rPr>
        <w:t>Ainsi, durant les sprints de développement, le client (enseignant) pourrait :</w:t>
      </w:r>
    </w:p>
    <w:p w14:paraId="52668CC1" w14:textId="66AF01F6" w:rsidR="00A371C6" w:rsidRPr="00105283" w:rsidRDefault="00095608" w:rsidP="006E2287">
      <w:pPr>
        <w:numPr>
          <w:ilvl w:val="0"/>
          <w:numId w:val="30"/>
        </w:numPr>
        <w:spacing w:after="0" w:line="240" w:lineRule="auto"/>
        <w:ind w:left="714" w:hanging="357"/>
        <w:rPr>
          <w:lang w:eastAsia="fr-CA"/>
        </w:rPr>
      </w:pPr>
      <w:r w:rsidRPr="00105283">
        <w:rPr>
          <w:lang w:eastAsia="fr-CA"/>
        </w:rPr>
        <w:t>Demander</w:t>
      </w:r>
      <w:r w:rsidR="00A371C6" w:rsidRPr="00105283">
        <w:rPr>
          <w:lang w:eastAsia="fr-CA"/>
        </w:rPr>
        <w:t xml:space="preserve"> des </w:t>
      </w:r>
      <w:r w:rsidR="00A371C6" w:rsidRPr="00105283">
        <w:rPr>
          <w:b/>
          <w:bCs/>
          <w:lang w:eastAsia="fr-CA"/>
        </w:rPr>
        <w:t>ajustements mineurs</w:t>
      </w:r>
      <w:r w:rsidR="00A371C6" w:rsidRPr="00105283">
        <w:rPr>
          <w:lang w:eastAsia="fr-CA"/>
        </w:rPr>
        <w:t xml:space="preserve"> </w:t>
      </w:r>
    </w:p>
    <w:p w14:paraId="4332B67C" w14:textId="7189AEDE" w:rsidR="00A371C6" w:rsidRPr="00105283" w:rsidRDefault="00095608" w:rsidP="006E2287">
      <w:pPr>
        <w:numPr>
          <w:ilvl w:val="0"/>
          <w:numId w:val="30"/>
        </w:numPr>
        <w:spacing w:after="0" w:line="240" w:lineRule="auto"/>
        <w:ind w:left="714" w:hanging="357"/>
        <w:rPr>
          <w:lang w:eastAsia="fr-CA"/>
        </w:rPr>
      </w:pPr>
      <w:r w:rsidRPr="00105283">
        <w:rPr>
          <w:lang w:eastAsia="fr-CA"/>
        </w:rPr>
        <w:t>Proposer</w:t>
      </w:r>
      <w:r w:rsidR="00A371C6" w:rsidRPr="00105283">
        <w:rPr>
          <w:lang w:eastAsia="fr-CA"/>
        </w:rPr>
        <w:t xml:space="preserve"> des </w:t>
      </w:r>
      <w:r w:rsidR="00A371C6" w:rsidRPr="00105283">
        <w:rPr>
          <w:b/>
          <w:bCs/>
          <w:lang w:eastAsia="fr-CA"/>
        </w:rPr>
        <w:t>améliorations fonctionnelles</w:t>
      </w:r>
      <w:r w:rsidR="00A371C6" w:rsidRPr="00105283">
        <w:rPr>
          <w:lang w:eastAsia="fr-CA"/>
        </w:rPr>
        <w:t xml:space="preserve"> </w:t>
      </w:r>
    </w:p>
    <w:p w14:paraId="0B8F7BE1" w14:textId="75AF4E6C" w:rsidR="00A371C6" w:rsidRPr="00105283" w:rsidRDefault="00095608" w:rsidP="006E2287">
      <w:pPr>
        <w:numPr>
          <w:ilvl w:val="0"/>
          <w:numId w:val="30"/>
        </w:numPr>
        <w:spacing w:after="0" w:line="240" w:lineRule="auto"/>
        <w:ind w:left="714" w:hanging="357"/>
        <w:rPr>
          <w:lang w:eastAsia="fr-CA"/>
        </w:rPr>
      </w:pPr>
      <w:r w:rsidRPr="00105283">
        <w:rPr>
          <w:lang w:eastAsia="fr-CA"/>
        </w:rPr>
        <w:t>Clarifier</w:t>
      </w:r>
      <w:r w:rsidR="00A371C6" w:rsidRPr="00105283">
        <w:rPr>
          <w:lang w:eastAsia="fr-CA"/>
        </w:rPr>
        <w:t xml:space="preserve"> ou modifier certaines </w:t>
      </w:r>
      <w:r w:rsidR="00A371C6" w:rsidRPr="00105283">
        <w:rPr>
          <w:b/>
          <w:bCs/>
          <w:lang w:eastAsia="fr-CA"/>
        </w:rPr>
        <w:t>règles métier</w:t>
      </w:r>
      <w:r w:rsidR="00A371C6" w:rsidRPr="00105283">
        <w:rPr>
          <w:lang w:eastAsia="fr-CA"/>
        </w:rPr>
        <w:t xml:space="preserve"> </w:t>
      </w:r>
    </w:p>
    <w:p w14:paraId="796B5A90" w14:textId="77777777" w:rsidR="00A371C6" w:rsidRPr="00105283" w:rsidRDefault="00A371C6" w:rsidP="00A371C6">
      <w:pPr>
        <w:spacing w:after="0" w:line="240" w:lineRule="auto"/>
        <w:ind w:left="714"/>
        <w:rPr>
          <w:lang w:eastAsia="fr-CA"/>
        </w:rPr>
      </w:pPr>
    </w:p>
    <w:p w14:paraId="1A902F7F" w14:textId="77777777" w:rsidR="00A371C6" w:rsidRPr="00105283" w:rsidRDefault="00A371C6" w:rsidP="00A371C6">
      <w:pPr>
        <w:rPr>
          <w:lang w:eastAsia="fr-CA"/>
        </w:rPr>
      </w:pPr>
      <w:r w:rsidRPr="00105283">
        <w:rPr>
          <w:lang w:eastAsia="fr-CA"/>
        </w:rPr>
        <w:t>Ces changements peuvent survenir :</w:t>
      </w:r>
    </w:p>
    <w:p w14:paraId="287ADCED" w14:textId="4D6D9CB6" w:rsidR="00A371C6" w:rsidRPr="00105283" w:rsidRDefault="00095608" w:rsidP="006E2287">
      <w:pPr>
        <w:numPr>
          <w:ilvl w:val="0"/>
          <w:numId w:val="30"/>
        </w:numPr>
        <w:spacing w:after="0" w:line="240" w:lineRule="auto"/>
        <w:ind w:left="714" w:hanging="357"/>
        <w:rPr>
          <w:lang w:eastAsia="fr-CA"/>
        </w:rPr>
      </w:pPr>
      <w:r w:rsidRPr="00105283">
        <w:rPr>
          <w:lang w:eastAsia="fr-CA"/>
        </w:rPr>
        <w:t>Pendant</w:t>
      </w:r>
      <w:r w:rsidR="00A371C6" w:rsidRPr="00105283">
        <w:rPr>
          <w:lang w:eastAsia="fr-CA"/>
        </w:rPr>
        <w:t xml:space="preserve"> un sprint (de façon encadrée) </w:t>
      </w:r>
    </w:p>
    <w:p w14:paraId="0C7A3602" w14:textId="06867F9B" w:rsidR="00A371C6" w:rsidRPr="00105283" w:rsidRDefault="00095608" w:rsidP="006E2287">
      <w:pPr>
        <w:numPr>
          <w:ilvl w:val="0"/>
          <w:numId w:val="30"/>
        </w:numPr>
        <w:spacing w:after="0" w:line="240" w:lineRule="auto"/>
        <w:ind w:left="714" w:hanging="357"/>
        <w:rPr>
          <w:lang w:eastAsia="fr-CA"/>
        </w:rPr>
      </w:pPr>
      <w:r w:rsidRPr="00105283">
        <w:rPr>
          <w:lang w:eastAsia="fr-CA"/>
        </w:rPr>
        <w:t>Entre</w:t>
      </w:r>
      <w:r w:rsidR="00A371C6" w:rsidRPr="00105283">
        <w:rPr>
          <w:lang w:eastAsia="fr-CA"/>
        </w:rPr>
        <w:t xml:space="preserve"> deux sprints (lors des suivis) </w:t>
      </w:r>
    </w:p>
    <w:p w14:paraId="00143962" w14:textId="77777777" w:rsidR="00C65E20" w:rsidRPr="00C65E20" w:rsidRDefault="00C65E20" w:rsidP="00C65E20">
      <w:pPr>
        <w:rPr>
          <w:lang w:eastAsia="fr-CA"/>
        </w:rPr>
      </w:pPr>
    </w:p>
    <w:p w14:paraId="185B29AC" w14:textId="4BF5333D" w:rsidR="00260EB3" w:rsidRPr="003F7E49" w:rsidRDefault="00260EB3" w:rsidP="001611A7">
      <w:pPr>
        <w:pStyle w:val="Titre3"/>
        <w:rPr>
          <w:rFonts w:ascii="Calibri" w:hAnsi="Calibri" w:cs="Calibri"/>
          <w:lang w:eastAsia="fr-CA"/>
        </w:rPr>
      </w:pPr>
      <w:r w:rsidRPr="234E86AA">
        <w:rPr>
          <w:rFonts w:ascii="Calibri" w:hAnsi="Calibri" w:cs="Calibri"/>
          <w:lang w:eastAsia="fr-CA"/>
        </w:rPr>
        <w:t>Note générale</w:t>
      </w:r>
      <w:bookmarkEnd w:id="12"/>
    </w:p>
    <w:p w14:paraId="7C5A7596" w14:textId="77777777" w:rsidR="00260EB3" w:rsidRPr="003F7E49" w:rsidRDefault="00260EB3" w:rsidP="00260EB3">
      <w:p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266BFE">
        <w:rPr>
          <w:rFonts w:ascii="Calibri" w:eastAsia="Times New Roman" w:hAnsi="Calibri" w:cs="Calibri"/>
          <w:lang w:eastAsia="fr-CA"/>
        </w:rPr>
        <w:t xml:space="preserve">Toute action d’ajout, de modification ou de suppression doit générer une </w:t>
      </w:r>
      <w:r w:rsidRPr="00266BFE">
        <w:rPr>
          <w:rFonts w:ascii="Calibri" w:eastAsia="Times New Roman" w:hAnsi="Calibri" w:cs="Calibri"/>
          <w:b/>
          <w:lang w:eastAsia="fr-CA"/>
        </w:rPr>
        <w:t>rétroaction</w:t>
      </w:r>
      <w:r w:rsidRPr="00266BFE">
        <w:rPr>
          <w:rFonts w:ascii="Calibri" w:eastAsia="Times New Roman" w:hAnsi="Calibri" w:cs="Calibri"/>
          <w:lang w:eastAsia="fr-CA"/>
        </w:rPr>
        <w:t xml:space="preserve"> visuelle claire pour l’utilisateur. Les suppressions doivent être confirmées avant d’être exécutées. Par ailleurs, les éléments supprimés ne sont pas effacés physiquement de la base de données, mais marqués comme </w:t>
      </w:r>
      <w:r w:rsidRPr="00266BFE">
        <w:rPr>
          <w:rFonts w:ascii="Calibri" w:eastAsia="Times New Roman" w:hAnsi="Calibri" w:cs="Calibri"/>
          <w:b/>
          <w:lang w:eastAsia="fr-CA"/>
        </w:rPr>
        <w:t>archivés</w:t>
      </w:r>
      <w:r w:rsidRPr="00266BFE">
        <w:rPr>
          <w:rFonts w:ascii="Calibri" w:eastAsia="Times New Roman" w:hAnsi="Calibri" w:cs="Calibri"/>
          <w:lang w:eastAsia="fr-CA"/>
        </w:rPr>
        <w:t xml:space="preserve"> et deviennent ainsi </w:t>
      </w:r>
      <w:r w:rsidRPr="00266BFE">
        <w:rPr>
          <w:rFonts w:ascii="Calibri" w:eastAsia="Times New Roman" w:hAnsi="Calibri" w:cs="Calibri"/>
          <w:b/>
          <w:lang w:eastAsia="fr-CA"/>
        </w:rPr>
        <w:t>inaccessibles dans l’application</w:t>
      </w:r>
      <w:r w:rsidRPr="00266BFE">
        <w:rPr>
          <w:rFonts w:ascii="Calibri" w:eastAsia="Times New Roman" w:hAnsi="Calibri" w:cs="Calibri"/>
          <w:lang w:eastAsia="fr-CA"/>
        </w:rPr>
        <w:t>.</w:t>
      </w:r>
    </w:p>
    <w:p w14:paraId="57F83CCE" w14:textId="77777777" w:rsidR="00260EB3" w:rsidRPr="003F7E49" w:rsidRDefault="00260EB3" w:rsidP="001611A7">
      <w:pPr>
        <w:rPr>
          <w:rStyle w:val="eop"/>
          <w:rFonts w:ascii="Calibri" w:hAnsi="Calibri" w:cs="Calibri"/>
        </w:rPr>
      </w:pPr>
    </w:p>
    <w:p w14:paraId="7FECA9B5" w14:textId="11326715" w:rsidR="0079444A" w:rsidRPr="003F7E49" w:rsidRDefault="08146179" w:rsidP="0079444A">
      <w:pPr>
        <w:pStyle w:val="Titre1"/>
        <w:rPr>
          <w:rStyle w:val="eop"/>
          <w:rFonts w:ascii="Calibri" w:hAnsi="Calibri" w:cs="Calibri"/>
        </w:rPr>
      </w:pPr>
      <w:bookmarkStart w:id="16" w:name="_Toc364231338"/>
      <w:r w:rsidRPr="234E86AA">
        <w:rPr>
          <w:rStyle w:val="eop"/>
          <w:rFonts w:ascii="Calibri" w:hAnsi="Calibri" w:cs="Calibri"/>
        </w:rPr>
        <w:t>3</w:t>
      </w:r>
      <w:r w:rsidR="383E040D" w:rsidRPr="234E86AA">
        <w:rPr>
          <w:rStyle w:val="eop"/>
          <w:rFonts w:ascii="Calibri" w:hAnsi="Calibri" w:cs="Calibri"/>
        </w:rPr>
        <w:t xml:space="preserve"> – TRAVAIL À RÉALISER</w:t>
      </w:r>
      <w:bookmarkEnd w:id="16"/>
    </w:p>
    <w:p w14:paraId="624CDC99" w14:textId="1CB21D7C" w:rsidR="0079444A" w:rsidRPr="003F7E49" w:rsidRDefault="08146179" w:rsidP="000E620C">
      <w:pPr>
        <w:pStyle w:val="Titre2"/>
        <w:rPr>
          <w:rStyle w:val="eop"/>
          <w:rFonts w:ascii="Calibri" w:hAnsi="Calibri" w:cs="Calibri"/>
        </w:rPr>
      </w:pPr>
      <w:bookmarkStart w:id="17" w:name="_Toc611579789"/>
      <w:r w:rsidRPr="234E86AA">
        <w:rPr>
          <w:rStyle w:val="eop"/>
          <w:rFonts w:ascii="Calibri" w:hAnsi="Calibri" w:cs="Calibri"/>
        </w:rPr>
        <w:t>3</w:t>
      </w:r>
      <w:r w:rsidR="383E040D" w:rsidRPr="234E86AA">
        <w:rPr>
          <w:rStyle w:val="eop"/>
          <w:rFonts w:ascii="Calibri" w:hAnsi="Calibri" w:cs="Calibri"/>
        </w:rPr>
        <w:t>.1 – Fonctionnalités à développer</w:t>
      </w:r>
      <w:bookmarkEnd w:id="17"/>
      <w:r w:rsidR="383E040D" w:rsidRPr="234E86AA">
        <w:rPr>
          <w:rStyle w:val="eop"/>
          <w:rFonts w:ascii="Calibri" w:hAnsi="Calibri" w:cs="Calibri"/>
        </w:rPr>
        <w:t> </w:t>
      </w:r>
    </w:p>
    <w:p w14:paraId="38250B08" w14:textId="5A1D898C" w:rsidR="0FF5494C" w:rsidRPr="003F7E49" w:rsidRDefault="00B31E8B">
      <w:p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Tout au long du développement, vous devez respecter </w:t>
      </w:r>
      <w:r w:rsidRPr="003F7E49">
        <w:rPr>
          <w:rFonts w:ascii="Calibri" w:hAnsi="Calibri" w:cs="Calibri"/>
          <w:b/>
        </w:rPr>
        <w:t>l’échéancier</w:t>
      </w:r>
      <w:r w:rsidRPr="003F7E49">
        <w:rPr>
          <w:rFonts w:ascii="Calibri" w:hAnsi="Calibri" w:cs="Calibri"/>
        </w:rPr>
        <w:t xml:space="preserve"> prévu. Voici la liste des </w:t>
      </w:r>
      <w:r w:rsidRPr="003F7E49">
        <w:rPr>
          <w:rFonts w:ascii="Calibri" w:hAnsi="Calibri" w:cs="Calibri"/>
          <w:b/>
        </w:rPr>
        <w:t>fonctionnalités</w:t>
      </w:r>
      <w:r w:rsidRPr="003F7E49">
        <w:rPr>
          <w:rFonts w:ascii="Calibri" w:hAnsi="Calibri" w:cs="Calibri"/>
        </w:rPr>
        <w:t xml:space="preserve"> qui </w:t>
      </w:r>
      <w:r w:rsidR="00A21E7F" w:rsidRPr="003F7E49">
        <w:rPr>
          <w:rFonts w:ascii="Calibri" w:hAnsi="Calibri" w:cs="Calibri"/>
        </w:rPr>
        <w:t>devront</w:t>
      </w:r>
      <w:r w:rsidRPr="003F7E49">
        <w:rPr>
          <w:rFonts w:ascii="Calibri" w:hAnsi="Calibri" w:cs="Calibri"/>
        </w:rPr>
        <w:t xml:space="preserve"> être développées à la fin de </w:t>
      </w:r>
      <w:r w:rsidRPr="003F7E49">
        <w:rPr>
          <w:rFonts w:ascii="Calibri" w:hAnsi="Calibri" w:cs="Calibri"/>
          <w:b/>
        </w:rPr>
        <w:t>chaque semaine</w:t>
      </w:r>
      <w:r w:rsidRPr="003F7E49">
        <w:rPr>
          <w:rFonts w:ascii="Calibri" w:hAnsi="Calibri" w:cs="Calibri"/>
        </w:rPr>
        <w:t>.</w:t>
      </w:r>
    </w:p>
    <w:p w14:paraId="37F98298" w14:textId="67D78DEA" w:rsidR="00555989" w:rsidRPr="003F7E49" w:rsidRDefault="1B8FACD6" w:rsidP="234E86AA">
      <w:pPr>
        <w:pStyle w:val="Titre3"/>
        <w:spacing w:after="240"/>
        <w:rPr>
          <w:rFonts w:ascii="Calibri" w:hAnsi="Calibri" w:cs="Calibri"/>
          <w:b/>
          <w:bCs/>
        </w:rPr>
      </w:pPr>
      <w:bookmarkStart w:id="18" w:name="_Toc1255132275"/>
      <w:r w:rsidRPr="234E86AA">
        <w:rPr>
          <w:rFonts w:ascii="Calibri" w:hAnsi="Calibri" w:cs="Calibri"/>
        </w:rPr>
        <w:t>Avant</w:t>
      </w:r>
      <w:r w:rsidR="383E040D" w:rsidRPr="234E86AA">
        <w:rPr>
          <w:rFonts w:ascii="Calibri" w:hAnsi="Calibri" w:cs="Calibri"/>
        </w:rPr>
        <w:t xml:space="preserve"> l</w:t>
      </w:r>
      <w:r w:rsidR="00382AAD" w:rsidRPr="234E86AA">
        <w:rPr>
          <w:rFonts w:ascii="Calibri" w:hAnsi="Calibri" w:cs="Calibri"/>
        </w:rPr>
        <w:t>a première présentation</w:t>
      </w:r>
      <w:bookmarkEnd w:id="18"/>
    </w:p>
    <w:p w14:paraId="574A3F99" w14:textId="34618FE2" w:rsidR="00182928" w:rsidRPr="003F7E49" w:rsidRDefault="00555989" w:rsidP="00555989">
      <w:pPr>
        <w:spacing w:after="0" w:line="240" w:lineRule="auto"/>
        <w:rPr>
          <w:rFonts w:ascii="Calibri" w:eastAsia="Times New Roman" w:hAnsi="Calibri" w:cs="Calibri"/>
          <w:b/>
          <w:lang w:eastAsia="fr-CA"/>
        </w:rPr>
      </w:pPr>
      <w:r w:rsidRPr="003F7E49">
        <w:rPr>
          <w:rFonts w:ascii="Calibri" w:eastAsia="Times New Roman" w:hAnsi="Calibri" w:cs="Calibri"/>
          <w:b/>
          <w:lang w:eastAsia="fr-CA"/>
        </w:rPr>
        <w:t>Authentification et gestion de compte</w:t>
      </w:r>
      <w:r w:rsidR="00032C5D" w:rsidRPr="003F7E49">
        <w:rPr>
          <w:rFonts w:ascii="Calibri" w:eastAsia="Times New Roman" w:hAnsi="Calibri" w:cs="Calibri"/>
          <w:b/>
          <w:lang w:eastAsia="fr-CA"/>
        </w:rPr>
        <w:t>s</w:t>
      </w:r>
    </w:p>
    <w:p w14:paraId="09FEF14A" w14:textId="1F619A31" w:rsidR="00555989" w:rsidRPr="003F7E49" w:rsidRDefault="00555989" w:rsidP="006E2287">
      <w:pPr>
        <w:pStyle w:val="Paragraphedeliste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>Le site Web doit posséder un menu pour l’authentification et la création de comptes. Ce menu doit être accessible sur toutes les pages du site.</w:t>
      </w:r>
    </w:p>
    <w:p w14:paraId="3B0F1C20" w14:textId="10C69DD9" w:rsidR="00261B2E" w:rsidRPr="003F7E49" w:rsidRDefault="002900DA" w:rsidP="006E2287">
      <w:pPr>
        <w:pStyle w:val="Paragraphedeliste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 xml:space="preserve">Un </w:t>
      </w:r>
      <w:r w:rsidR="00272B7C" w:rsidRPr="003F7E49">
        <w:rPr>
          <w:rFonts w:ascii="Calibri" w:eastAsia="Times New Roman" w:hAnsi="Calibri" w:cs="Calibri"/>
          <w:lang w:eastAsia="fr-CA"/>
        </w:rPr>
        <w:t>utilisateur</w:t>
      </w:r>
      <w:r w:rsidR="00BC7124" w:rsidRPr="003F7E49">
        <w:rPr>
          <w:rFonts w:ascii="Calibri" w:eastAsia="Times New Roman" w:hAnsi="Calibri" w:cs="Calibri"/>
          <w:lang w:eastAsia="fr-CA"/>
        </w:rPr>
        <w:t xml:space="preserve"> </w:t>
      </w:r>
      <w:r w:rsidR="0036335C" w:rsidRPr="003F7E49">
        <w:rPr>
          <w:rFonts w:ascii="Calibri" w:eastAsia="Times New Roman" w:hAnsi="Calibri" w:cs="Calibri"/>
          <w:lang w:eastAsia="fr-CA"/>
        </w:rPr>
        <w:t>peut</w:t>
      </w:r>
      <w:r w:rsidR="00BC7124" w:rsidRPr="003F7E49">
        <w:rPr>
          <w:rFonts w:ascii="Calibri" w:eastAsia="Times New Roman" w:hAnsi="Calibri" w:cs="Calibri"/>
          <w:lang w:eastAsia="fr-CA"/>
        </w:rPr>
        <w:t> :</w:t>
      </w:r>
    </w:p>
    <w:p w14:paraId="147B5E41" w14:textId="31B73F6F" w:rsidR="00555989" w:rsidRPr="003F7E49" w:rsidRDefault="00555989" w:rsidP="006E2287">
      <w:pPr>
        <w:pStyle w:val="Paragraphedeliste"/>
        <w:numPr>
          <w:ilvl w:val="1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b/>
          <w:lang w:eastAsia="fr-CA"/>
        </w:rPr>
        <w:t>Cré</w:t>
      </w:r>
      <w:r w:rsidR="00EB5FC4" w:rsidRPr="003F7E49">
        <w:rPr>
          <w:rFonts w:ascii="Calibri" w:eastAsia="Times New Roman" w:hAnsi="Calibri" w:cs="Calibri"/>
          <w:b/>
          <w:lang w:eastAsia="fr-CA"/>
        </w:rPr>
        <w:t>er</w:t>
      </w:r>
      <w:r w:rsidRPr="003F7E49">
        <w:rPr>
          <w:rFonts w:ascii="Calibri" w:eastAsia="Times New Roman" w:hAnsi="Calibri" w:cs="Calibri"/>
          <w:b/>
          <w:lang w:eastAsia="fr-CA"/>
        </w:rPr>
        <w:t xml:space="preserve"> un compte </w:t>
      </w:r>
      <w:r w:rsidR="00740C93">
        <w:rPr>
          <w:rFonts w:ascii="Calibri" w:eastAsia="Times New Roman" w:hAnsi="Calibri" w:cs="Calibri"/>
          <w:b/>
          <w:lang w:eastAsia="fr-CA"/>
        </w:rPr>
        <w:t>client</w:t>
      </w:r>
      <w:r w:rsidRPr="003F7E49">
        <w:rPr>
          <w:rFonts w:ascii="Calibri" w:eastAsia="Times New Roman" w:hAnsi="Calibri" w:cs="Calibri"/>
          <w:lang w:eastAsia="fr-CA"/>
        </w:rPr>
        <w:t>:</w:t>
      </w:r>
      <w:r w:rsidR="0017748B" w:rsidRPr="003F7E49">
        <w:rPr>
          <w:rFonts w:ascii="Calibri" w:eastAsia="Times New Roman" w:hAnsi="Calibri" w:cs="Calibri"/>
          <w:lang w:eastAsia="fr-CA"/>
        </w:rPr>
        <w:t xml:space="preserve"> </w:t>
      </w:r>
    </w:p>
    <w:p w14:paraId="66078A8E" w14:textId="6A3376B5" w:rsidR="009F2584" w:rsidRPr="003F7E49" w:rsidRDefault="00555989" w:rsidP="006E2287">
      <w:pPr>
        <w:pStyle w:val="Paragraphedeliste"/>
        <w:numPr>
          <w:ilvl w:val="2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8E7615E">
        <w:rPr>
          <w:rFonts w:ascii="Calibri" w:eastAsia="Times New Roman" w:hAnsi="Calibri" w:cs="Calibri"/>
          <w:lang w:eastAsia="fr-CA"/>
        </w:rPr>
        <w:t xml:space="preserve">Un compte utilisateur doit </w:t>
      </w:r>
      <w:r w:rsidR="00DF474E">
        <w:rPr>
          <w:rFonts w:ascii="Calibri" w:eastAsia="Times New Roman" w:hAnsi="Calibri" w:cs="Calibri"/>
          <w:lang w:eastAsia="fr-CA"/>
        </w:rPr>
        <w:t xml:space="preserve">respecter les contraintes </w:t>
      </w:r>
      <w:commentRangeStart w:id="19"/>
      <w:r w:rsidRPr="08E7615E">
        <w:rPr>
          <w:rFonts w:ascii="Calibri" w:eastAsia="Times New Roman" w:hAnsi="Calibri" w:cs="Calibri"/>
          <w:lang w:eastAsia="fr-CA"/>
        </w:rPr>
        <w:t xml:space="preserve"> </w:t>
      </w:r>
      <w:hyperlink w:anchor="_Utilisateur" w:history="1">
        <w:r w:rsidR="00DF474E">
          <w:rPr>
            <w:rStyle w:val="Lienhypertexte"/>
            <w:rFonts w:ascii="Calibri" w:eastAsia="Times New Roman" w:hAnsi="Calibri" w:cs="Calibri"/>
            <w:lang w:eastAsia="fr-CA"/>
          </w:rPr>
          <w:t>suivantes</w:t>
        </w:r>
      </w:hyperlink>
      <w:commentRangeEnd w:id="19"/>
      <w:r w:rsidRPr="08E7615E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19"/>
      </w:r>
      <w:r w:rsidR="3EF9074F" w:rsidRPr="08E7615E">
        <w:rPr>
          <w:rFonts w:ascii="Calibri" w:eastAsia="Times New Roman" w:hAnsi="Calibri" w:cs="Calibri"/>
          <w:lang w:eastAsia="fr-CA"/>
        </w:rPr>
        <w:t>.</w:t>
      </w:r>
    </w:p>
    <w:p w14:paraId="6F442DEF" w14:textId="61A16B3B" w:rsidR="008150C3" w:rsidRPr="003F7E49" w:rsidRDefault="00883B45" w:rsidP="006E2287">
      <w:pPr>
        <w:numPr>
          <w:ilvl w:val="2"/>
          <w:numId w:val="19"/>
        </w:numPr>
        <w:spacing w:line="278" w:lineRule="auto"/>
        <w:rPr>
          <w:rFonts w:ascii="Calibri" w:hAnsi="Calibri" w:cs="Calibri"/>
        </w:rPr>
      </w:pPr>
      <w:r w:rsidRPr="003F7E49">
        <w:rPr>
          <w:rFonts w:ascii="Calibri" w:hAnsi="Calibri" w:cs="Calibri"/>
        </w:rPr>
        <w:t>Votre formulaire doit a</w:t>
      </w:r>
      <w:r w:rsidR="005D6F4D" w:rsidRPr="003F7E49">
        <w:rPr>
          <w:rFonts w:ascii="Calibri" w:hAnsi="Calibri" w:cs="Calibri"/>
        </w:rPr>
        <w:t>fficher un message de rétroaction</w:t>
      </w:r>
      <w:r w:rsidRPr="003F7E49">
        <w:rPr>
          <w:rFonts w:ascii="Calibri" w:hAnsi="Calibri" w:cs="Calibri"/>
        </w:rPr>
        <w:t xml:space="preserve"> adapté</w:t>
      </w:r>
      <w:r w:rsidR="005D6F4D" w:rsidRPr="003F7E49">
        <w:rPr>
          <w:rFonts w:ascii="Calibri" w:hAnsi="Calibri" w:cs="Calibri"/>
        </w:rPr>
        <w:t xml:space="preserve"> </w:t>
      </w:r>
      <w:r w:rsidR="00FA482E" w:rsidRPr="003F7E49">
        <w:rPr>
          <w:rFonts w:ascii="Calibri" w:hAnsi="Calibri" w:cs="Calibri"/>
        </w:rPr>
        <w:t>dans le cas d’</w:t>
      </w:r>
      <w:r w:rsidR="008150C3" w:rsidRPr="003F7E49">
        <w:rPr>
          <w:rFonts w:ascii="Calibri" w:hAnsi="Calibri" w:cs="Calibri"/>
        </w:rPr>
        <w:t xml:space="preserve">un utilisateur </w:t>
      </w:r>
      <w:r w:rsidR="00A85109">
        <w:rPr>
          <w:rFonts w:ascii="Calibri" w:hAnsi="Calibri" w:cs="Calibri"/>
        </w:rPr>
        <w:t xml:space="preserve">dont le compte est </w:t>
      </w:r>
      <w:r w:rsidR="008150C3" w:rsidRPr="003F7E49">
        <w:rPr>
          <w:rFonts w:ascii="Calibri" w:hAnsi="Calibri" w:cs="Calibri"/>
        </w:rPr>
        <w:t xml:space="preserve">désactivé </w:t>
      </w:r>
    </w:p>
    <w:p w14:paraId="511A5E70" w14:textId="5127F37D" w:rsidR="00555989" w:rsidRPr="003F7E49" w:rsidRDefault="00555989" w:rsidP="006E2287">
      <w:pPr>
        <w:pStyle w:val="Paragraphedeliste"/>
        <w:numPr>
          <w:ilvl w:val="2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 xml:space="preserve">Une validation dynamique </w:t>
      </w:r>
      <w:r w:rsidR="000F2204" w:rsidRPr="003F7E49">
        <w:rPr>
          <w:rFonts w:ascii="Calibri" w:eastAsia="Times New Roman" w:hAnsi="Calibri" w:cs="Calibri"/>
          <w:lang w:eastAsia="fr-CA"/>
        </w:rPr>
        <w:t>sur</w:t>
      </w:r>
      <w:r w:rsidRPr="003F7E49">
        <w:rPr>
          <w:rFonts w:ascii="Calibri" w:eastAsia="Times New Roman" w:hAnsi="Calibri" w:cs="Calibri"/>
          <w:lang w:eastAsia="fr-CA"/>
        </w:rPr>
        <w:t xml:space="preserve"> le courriel doit être faite</w:t>
      </w:r>
      <w:r w:rsidR="006A78CC" w:rsidRPr="003F7E49">
        <w:rPr>
          <w:rFonts w:ascii="Calibri" w:eastAsia="Times New Roman" w:hAnsi="Calibri" w:cs="Calibri"/>
          <w:lang w:eastAsia="fr-CA"/>
        </w:rPr>
        <w:t> :</w:t>
      </w:r>
    </w:p>
    <w:p w14:paraId="7BF70C00" w14:textId="3882EAC7" w:rsidR="00400D3E" w:rsidRPr="003F7E49" w:rsidRDefault="6E0E512A" w:rsidP="006E2287">
      <w:pPr>
        <w:pStyle w:val="Paragraphedeliste"/>
        <w:numPr>
          <w:ilvl w:val="3"/>
          <w:numId w:val="19"/>
        </w:numPr>
        <w:spacing w:after="0" w:line="240" w:lineRule="auto"/>
        <w:rPr>
          <w:ins w:id="20" w:author="Nouha Bouteldja" w:date="2026-04-02T00:54:00Z" w16du:dateUtc="2026-04-02T00:54:01Z"/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>Le courriel n’existe pas déjà.</w:t>
      </w:r>
    </w:p>
    <w:p w14:paraId="014521E3" w14:textId="6CB822D9" w:rsidR="1FB9B502" w:rsidRDefault="1FB9B502">
      <w:pPr>
        <w:pStyle w:val="Paragraphedeliste"/>
        <w:numPr>
          <w:ilvl w:val="1"/>
          <w:numId w:val="19"/>
        </w:numPr>
        <w:spacing w:after="0" w:line="240" w:lineRule="auto"/>
        <w:rPr>
          <w:ins w:id="21" w:author="Nouha Bouteldja" w:date="2026-04-02T00:54:00Z" w16du:dateUtc="2026-04-02T00:54:14Z"/>
          <w:rFonts w:ascii="Calibri" w:eastAsia="Times New Roman" w:hAnsi="Calibri" w:cs="Calibri"/>
          <w:lang w:eastAsia="fr-CA"/>
        </w:rPr>
        <w:pPrChange w:id="22" w:author="Nouha Bouteldja" w:date="2026-04-02T00:54:00Z">
          <w:pPr>
            <w:pStyle w:val="Paragraphedeliste"/>
            <w:numPr>
              <w:ilvl w:val="3"/>
              <w:numId w:val="19"/>
            </w:numPr>
            <w:spacing w:after="0" w:line="240" w:lineRule="auto"/>
            <w:ind w:left="2880" w:hanging="360"/>
          </w:pPr>
        </w:pPrChange>
      </w:pPr>
      <w:ins w:id="23" w:author="Nouha Bouteldja" w:date="2026-04-02T00:54:00Z" w16du:dateUtc="2026-04-02T00:54:14Z">
        <w:r w:rsidRPr="24292063">
          <w:rPr>
            <w:rFonts w:ascii="Calibri" w:eastAsia="Times New Roman" w:hAnsi="Calibri" w:cs="Calibri"/>
            <w:lang w:eastAsia="fr-CA"/>
          </w:rPr>
          <w:t>Accéder à son profil :</w:t>
        </w:r>
      </w:ins>
    </w:p>
    <w:p w14:paraId="4974F982" w14:textId="18A908CF" w:rsidR="1FB9B502" w:rsidRDefault="1FB9B502">
      <w:pPr>
        <w:pStyle w:val="Paragraphedeliste"/>
        <w:numPr>
          <w:ilvl w:val="2"/>
          <w:numId w:val="19"/>
        </w:numPr>
        <w:spacing w:after="0" w:line="240" w:lineRule="auto"/>
        <w:rPr>
          <w:ins w:id="24" w:author="Nouha Bouteldja" w:date="2026-04-02T00:55:00Z" w16du:dateUtc="2026-04-02T00:55:01Z"/>
          <w:rFonts w:ascii="Calibri" w:eastAsia="Times New Roman" w:hAnsi="Calibri" w:cs="Calibri"/>
          <w:lang w:eastAsia="fr-CA"/>
        </w:rPr>
        <w:pPrChange w:id="25" w:author="Nouha Bouteldja" w:date="2026-04-02T00:54:00Z">
          <w:pPr>
            <w:pStyle w:val="Paragraphedeliste"/>
            <w:numPr>
              <w:ilvl w:val="1"/>
              <w:numId w:val="19"/>
            </w:numPr>
            <w:spacing w:after="0" w:line="240" w:lineRule="auto"/>
            <w:ind w:left="1440" w:hanging="360"/>
          </w:pPr>
        </w:pPrChange>
      </w:pPr>
      <w:ins w:id="26" w:author="Nouha Bouteldja" w:date="2026-04-02T00:54:00Z" w16du:dateUtc="2026-04-02T00:54:59Z">
        <w:r w:rsidRPr="24292063">
          <w:rPr>
            <w:rFonts w:ascii="Calibri" w:eastAsia="Times New Roman" w:hAnsi="Calibri" w:cs="Calibri"/>
            <w:lang w:eastAsia="fr-CA"/>
          </w:rPr>
          <w:t>Voir ses informations personnelles</w:t>
        </w:r>
      </w:ins>
      <w:ins w:id="27" w:author="Nouha Bouteldja" w:date="2026-04-02T00:55:00Z" w16du:dateUtc="2026-04-02T00:55:18Z">
        <w:r w:rsidRPr="24292063">
          <w:rPr>
            <w:rFonts w:ascii="Calibri" w:eastAsia="Times New Roman" w:hAnsi="Calibri" w:cs="Calibri"/>
            <w:lang w:eastAsia="fr-CA"/>
          </w:rPr>
          <w:t>.</w:t>
        </w:r>
      </w:ins>
    </w:p>
    <w:p w14:paraId="1756065D" w14:textId="124BF39F" w:rsidR="1FB9B502" w:rsidRDefault="1FB9B502" w:rsidP="24292063">
      <w:pPr>
        <w:pStyle w:val="Paragraphedeliste"/>
        <w:numPr>
          <w:ilvl w:val="2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ins w:id="28" w:author="Nouha Bouteldja" w:date="2026-04-02T00:55:00Z" w16du:dateUtc="2026-04-02T00:55:11Z">
        <w:r w:rsidRPr="24292063">
          <w:rPr>
            <w:rFonts w:ascii="Calibri" w:eastAsia="Times New Roman" w:hAnsi="Calibri" w:cs="Calibri"/>
            <w:lang w:eastAsia="fr-CA"/>
          </w:rPr>
          <w:lastRenderedPageBreak/>
          <w:t>Changer son mot de passe.</w:t>
        </w:r>
      </w:ins>
    </w:p>
    <w:p w14:paraId="29AB7363" w14:textId="332DA6B9" w:rsidR="00740C93" w:rsidRDefault="00740C93" w:rsidP="006E2287">
      <w:pPr>
        <w:pStyle w:val="Paragraphedeliste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Un administrateur </w:t>
      </w:r>
      <w:r w:rsidR="001D6C52">
        <w:rPr>
          <w:rFonts w:ascii="Calibri" w:eastAsia="Times New Roman" w:hAnsi="Calibri" w:cs="Calibri"/>
          <w:lang w:eastAsia="fr-CA"/>
        </w:rPr>
        <w:t>peut :</w:t>
      </w:r>
    </w:p>
    <w:p w14:paraId="36D60B24" w14:textId="0CDC54DC" w:rsidR="001D6C52" w:rsidRDefault="001D6C52" w:rsidP="006E2287">
      <w:pPr>
        <w:pStyle w:val="Paragraphedeliste"/>
        <w:numPr>
          <w:ilvl w:val="1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Créer </w:t>
      </w:r>
      <w:r w:rsidR="005F0E07">
        <w:rPr>
          <w:rFonts w:ascii="Calibri" w:eastAsia="Times New Roman" w:hAnsi="Calibri" w:cs="Calibri"/>
          <w:lang w:eastAsia="fr-CA"/>
        </w:rPr>
        <w:t>un compte utilisateur (idem que client)</w:t>
      </w:r>
      <w:r w:rsidR="00246407">
        <w:rPr>
          <w:rFonts w:ascii="Calibri" w:eastAsia="Times New Roman" w:hAnsi="Calibri" w:cs="Calibri"/>
          <w:lang w:eastAsia="fr-CA"/>
        </w:rPr>
        <w:t xml:space="preserve">, mais ayant un </w:t>
      </w:r>
      <w:r w:rsidR="0068264E">
        <w:rPr>
          <w:rFonts w:ascii="Calibri" w:eastAsia="Times New Roman" w:hAnsi="Calibri" w:cs="Calibri"/>
          <w:lang w:eastAsia="fr-CA"/>
        </w:rPr>
        <w:t xml:space="preserve">le rôle </w:t>
      </w:r>
      <w:r w:rsidR="007B2358">
        <w:rPr>
          <w:rFonts w:ascii="Calibri" w:eastAsia="Times New Roman" w:hAnsi="Calibri" w:cs="Calibri"/>
          <w:lang w:eastAsia="fr-CA"/>
        </w:rPr>
        <w:t>technicien.</w:t>
      </w:r>
    </w:p>
    <w:p w14:paraId="0CAE3DCB" w14:textId="10C4DB2F" w:rsidR="00A9461E" w:rsidRPr="003F7E49" w:rsidRDefault="00485877" w:rsidP="006E2287">
      <w:pPr>
        <w:pStyle w:val="Paragraphedeliste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>L’administrateur peut</w:t>
      </w:r>
      <w:r w:rsidR="00A9461E" w:rsidRPr="003F7E49">
        <w:rPr>
          <w:rFonts w:ascii="Calibri" w:eastAsia="Times New Roman" w:hAnsi="Calibri" w:cs="Calibri"/>
          <w:lang w:eastAsia="fr-CA"/>
        </w:rPr>
        <w:t> :</w:t>
      </w:r>
    </w:p>
    <w:p w14:paraId="251821B3" w14:textId="516E1394" w:rsidR="00485877" w:rsidRPr="003F7E49" w:rsidRDefault="2119B661" w:rsidP="006E2287">
      <w:pPr>
        <w:pStyle w:val="Paragraphedeliste"/>
        <w:numPr>
          <w:ilvl w:val="1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>Voir la liste complète des comptes utilisateurs</w:t>
      </w:r>
      <w:ins w:id="29" w:author="Nouha Bouteldja" w:date="2026-04-02T00:53:00Z" w16du:dateUtc="2026-04-02T00:53:30Z">
        <w:r w:rsidR="593B8153" w:rsidRPr="24292063">
          <w:rPr>
            <w:rFonts w:ascii="Calibri" w:eastAsia="Times New Roman" w:hAnsi="Calibri" w:cs="Calibri"/>
            <w:lang w:eastAsia="fr-CA"/>
          </w:rPr>
          <w:t xml:space="preserve"> (clients et techniciens)</w:t>
        </w:r>
      </w:ins>
      <w:r w:rsidRPr="24292063">
        <w:rPr>
          <w:rFonts w:ascii="Calibri" w:eastAsia="Times New Roman" w:hAnsi="Calibri" w:cs="Calibri"/>
          <w:lang w:eastAsia="fr-CA"/>
        </w:rPr>
        <w:t>.</w:t>
      </w:r>
    </w:p>
    <w:p w14:paraId="66F39A6C" w14:textId="77777777" w:rsidR="00485877" w:rsidRPr="003F7E49" w:rsidRDefault="00485877" w:rsidP="006E2287">
      <w:pPr>
        <w:pStyle w:val="Paragraphedeliste"/>
        <w:numPr>
          <w:ilvl w:val="1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>Activer / désactiver un compte.</w:t>
      </w:r>
    </w:p>
    <w:p w14:paraId="538A59CE" w14:textId="1F1DCE3F" w:rsidR="00A51AFB" w:rsidRPr="003F7E49" w:rsidRDefault="00A51AFB" w:rsidP="006E2287">
      <w:pPr>
        <w:numPr>
          <w:ilvl w:val="1"/>
          <w:numId w:val="19"/>
        </w:numPr>
        <w:spacing w:line="278" w:lineRule="auto"/>
        <w:rPr>
          <w:rFonts w:ascii="Calibri" w:hAnsi="Calibri" w:cs="Calibri"/>
        </w:rPr>
      </w:pPr>
      <w:r w:rsidRPr="003F7E49">
        <w:rPr>
          <w:rFonts w:ascii="Calibri" w:hAnsi="Calibri" w:cs="Calibri"/>
        </w:rPr>
        <w:t>Un compte désactivé ne peut pas accéder à l’application.</w:t>
      </w:r>
    </w:p>
    <w:p w14:paraId="1C453D40" w14:textId="20DCBBF4" w:rsidR="00A172DC" w:rsidRPr="003F7E49" w:rsidRDefault="00A172DC" w:rsidP="006E2287">
      <w:pPr>
        <w:pStyle w:val="Paragraphedeliste"/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44DDF4F0">
        <w:rPr>
          <w:rFonts w:ascii="Calibri" w:eastAsia="Times New Roman" w:hAnsi="Calibri" w:cs="Calibri"/>
          <w:lang w:eastAsia="fr-CA"/>
        </w:rPr>
        <w:t>Le compte administrateur sera créé directement dans la base de données.</w:t>
      </w:r>
    </w:p>
    <w:p w14:paraId="618A874C" w14:textId="48A7C7FD" w:rsidR="216D23E4" w:rsidRDefault="216D23E4" w:rsidP="44DDF4F0">
      <w:pPr>
        <w:spacing w:after="0" w:line="240" w:lineRule="auto"/>
        <w:rPr>
          <w:rFonts w:ascii="Calibri" w:eastAsia="Times New Roman" w:hAnsi="Calibri" w:cs="Calibri"/>
          <w:highlight w:val="yellow"/>
          <w:lang w:eastAsia="fr-CA"/>
        </w:rPr>
      </w:pPr>
      <w:r w:rsidRPr="44DDF4F0">
        <w:rPr>
          <w:rFonts w:ascii="Calibri" w:eastAsia="Times New Roman" w:hAnsi="Calibri" w:cs="Calibri"/>
          <w:highlight w:val="yellow"/>
          <w:lang w:eastAsia="fr-CA"/>
        </w:rPr>
        <w:t>AJOUTER PROFIL</w:t>
      </w:r>
    </w:p>
    <w:p w14:paraId="776D9030" w14:textId="77777777" w:rsidR="00FC2FA1" w:rsidRPr="003F7E49" w:rsidRDefault="00FC2FA1" w:rsidP="00FC2FA1">
      <w:pPr>
        <w:spacing w:after="0" w:line="240" w:lineRule="auto"/>
        <w:rPr>
          <w:rFonts w:ascii="Calibri" w:eastAsia="Times New Roman" w:hAnsi="Calibri" w:cs="Calibri"/>
          <w:b/>
          <w:lang w:eastAsia="fr-CA"/>
        </w:rPr>
      </w:pPr>
      <w:r w:rsidRPr="003F7E49">
        <w:rPr>
          <w:rFonts w:ascii="Calibri" w:eastAsia="Times New Roman" w:hAnsi="Calibri" w:cs="Calibri"/>
          <w:b/>
          <w:lang w:eastAsia="fr-CA"/>
        </w:rPr>
        <w:t>Un visiteur peut :</w:t>
      </w:r>
    </w:p>
    <w:p w14:paraId="6B80A3F4" w14:textId="183C4CF2" w:rsidR="00FC2FA1" w:rsidRPr="003F7E49" w:rsidRDefault="042AE146" w:rsidP="006E2287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commentRangeStart w:id="30"/>
      <w:r w:rsidRPr="24292063">
        <w:rPr>
          <w:rFonts w:ascii="Calibri" w:eastAsia="Times New Roman" w:hAnsi="Calibri" w:cs="Calibri"/>
          <w:lang w:eastAsia="fr-CA"/>
        </w:rPr>
        <w:t>Voir une courte présentation de la plateforme.</w:t>
      </w:r>
    </w:p>
    <w:p w14:paraId="41E10CCC" w14:textId="2632D154" w:rsidR="00CA1893" w:rsidRDefault="00FC2FA1" w:rsidP="006E2287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>Accéder aux liens vers l’inscription et la connexion.</w:t>
      </w:r>
    </w:p>
    <w:p w14:paraId="27376B41" w14:textId="00F8F91F" w:rsidR="000751E4" w:rsidRPr="000751E4" w:rsidRDefault="4A9C1DA0" w:rsidP="006E2287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 xml:space="preserve">Connexion </w:t>
      </w:r>
      <w:r w:rsidR="4DF8C76E" w:rsidRPr="24292063">
        <w:rPr>
          <w:rFonts w:ascii="Calibri" w:eastAsia="Times New Roman" w:hAnsi="Calibri" w:cs="Calibri"/>
          <w:lang w:eastAsia="fr-CA"/>
        </w:rPr>
        <w:t>par courriel et mot de passe.</w:t>
      </w:r>
      <w:commentRangeEnd w:id="30"/>
      <w:r w:rsidR="000751E4" w:rsidRPr="000751E4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30"/>
      </w:r>
    </w:p>
    <w:p w14:paraId="00E334F1" w14:textId="465A68C9" w:rsidR="002334EC" w:rsidRDefault="00FC2FA1" w:rsidP="006E2287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DB223B7">
        <w:rPr>
          <w:rFonts w:ascii="Calibri" w:eastAsia="Times New Roman" w:hAnsi="Calibri" w:cs="Calibri"/>
          <w:lang w:eastAsia="fr-CA"/>
        </w:rPr>
        <w:t xml:space="preserve">Un </w:t>
      </w:r>
      <w:r w:rsidR="00D45988">
        <w:rPr>
          <w:rFonts w:ascii="Calibri" w:eastAsia="Times New Roman" w:hAnsi="Calibri" w:cs="Calibri"/>
          <w:lang w:eastAsia="fr-CA"/>
        </w:rPr>
        <w:t>utilisateur connecté est redirigé vers son tableau de bord</w:t>
      </w:r>
      <w:r w:rsidRPr="0DB223B7">
        <w:rPr>
          <w:rFonts w:ascii="Calibri" w:eastAsia="Times New Roman" w:hAnsi="Calibri" w:cs="Calibri"/>
          <w:lang w:eastAsia="fr-CA"/>
        </w:rPr>
        <w:t>.</w:t>
      </w:r>
    </w:p>
    <w:p w14:paraId="0B16DA72" w14:textId="77777777" w:rsidR="00CE7D8F" w:rsidRPr="003F7E49" w:rsidRDefault="00CE7D8F" w:rsidP="001B4878">
      <w:pPr>
        <w:spacing w:after="0" w:line="240" w:lineRule="auto"/>
        <w:ind w:left="720"/>
        <w:rPr>
          <w:rFonts w:ascii="Calibri" w:eastAsia="Times New Roman" w:hAnsi="Calibri" w:cs="Calibri"/>
          <w:lang w:eastAsia="fr-CA"/>
        </w:rPr>
      </w:pPr>
    </w:p>
    <w:p w14:paraId="49AC0794" w14:textId="02D1BDF1" w:rsidR="000D5F5C" w:rsidRPr="003F7E49" w:rsidRDefault="000D5F5C" w:rsidP="234E86AA">
      <w:pPr>
        <w:pStyle w:val="Titre3"/>
        <w:spacing w:after="240"/>
        <w:rPr>
          <w:rFonts w:ascii="Calibri" w:hAnsi="Calibri" w:cs="Calibri"/>
          <w:b/>
          <w:bCs/>
        </w:rPr>
      </w:pPr>
      <w:bookmarkStart w:id="31" w:name="_Toc110662204"/>
      <w:r w:rsidRPr="234E86AA">
        <w:rPr>
          <w:rFonts w:ascii="Calibri" w:hAnsi="Calibri" w:cs="Calibri"/>
        </w:rPr>
        <w:t>Avant l</w:t>
      </w:r>
      <w:r w:rsidR="00382AAD" w:rsidRPr="234E86AA">
        <w:rPr>
          <w:rFonts w:ascii="Calibri" w:hAnsi="Calibri" w:cs="Calibri"/>
        </w:rPr>
        <w:t>a deuxième présentation</w:t>
      </w:r>
      <w:bookmarkEnd w:id="31"/>
    </w:p>
    <w:p w14:paraId="7DDBD809" w14:textId="3359DEFB" w:rsidR="00D87148" w:rsidRPr="003F7E49" w:rsidRDefault="00E13248" w:rsidP="006E2287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Tableau de bord </w:t>
      </w:r>
      <w:r w:rsidR="00081D48">
        <w:rPr>
          <w:rFonts w:ascii="Calibri" w:eastAsia="Times New Roman" w:hAnsi="Calibri" w:cs="Calibri"/>
          <w:b/>
          <w:lang w:eastAsia="fr-CA"/>
        </w:rPr>
        <w:t>client</w:t>
      </w:r>
      <w:r w:rsidR="00B7707B" w:rsidRPr="003F7E49">
        <w:rPr>
          <w:rFonts w:ascii="Calibri" w:eastAsia="Times New Roman" w:hAnsi="Calibri" w:cs="Calibri"/>
          <w:lang w:eastAsia="fr-CA"/>
        </w:rPr>
        <w:t> :</w:t>
      </w:r>
    </w:p>
    <w:p w14:paraId="2EB02CDA" w14:textId="47063D49" w:rsidR="00FD7787" w:rsidRPr="000D3346" w:rsidRDefault="00081D48" w:rsidP="006E2287">
      <w:pPr>
        <w:pStyle w:val="Paragraphedeliste"/>
        <w:numPr>
          <w:ilvl w:val="1"/>
          <w:numId w:val="23"/>
        </w:numPr>
        <w:rPr>
          <w:rFonts w:ascii="Calibri" w:eastAsia="Times New Roman" w:hAnsi="Calibri" w:cs="Calibri"/>
          <w:lang w:eastAsia="fr-CA"/>
        </w:rPr>
      </w:pPr>
      <w:r w:rsidRPr="000D3346">
        <w:rPr>
          <w:rFonts w:ascii="Calibri" w:eastAsia="Times New Roman" w:hAnsi="Calibri" w:cs="Calibri"/>
          <w:lang w:eastAsia="fr-CA"/>
        </w:rPr>
        <w:t xml:space="preserve">Affiche </w:t>
      </w:r>
      <w:r w:rsidR="006E2605" w:rsidRPr="000D3346">
        <w:rPr>
          <w:rFonts w:ascii="Calibri" w:eastAsia="Times New Roman" w:hAnsi="Calibri" w:cs="Calibri"/>
          <w:lang w:eastAsia="fr-CA"/>
        </w:rPr>
        <w:t xml:space="preserve">la liste </w:t>
      </w:r>
      <w:r w:rsidR="002B2F0F">
        <w:rPr>
          <w:rFonts w:ascii="Calibri" w:eastAsia="Times New Roman" w:hAnsi="Calibri" w:cs="Calibri"/>
          <w:lang w:eastAsia="fr-CA"/>
        </w:rPr>
        <w:t>de ses</w:t>
      </w:r>
      <w:r w:rsidR="006E2605" w:rsidRPr="000D3346">
        <w:rPr>
          <w:rFonts w:ascii="Calibri" w:eastAsia="Times New Roman" w:hAnsi="Calibri" w:cs="Calibri"/>
          <w:lang w:eastAsia="fr-CA"/>
        </w:rPr>
        <w:t xml:space="preserve"> tickets actifs</w:t>
      </w:r>
      <w:r w:rsidR="000D3346" w:rsidRPr="000D3346">
        <w:rPr>
          <w:rFonts w:ascii="Calibri" w:eastAsia="Times New Roman" w:hAnsi="Calibri" w:cs="Calibri"/>
          <w:lang w:eastAsia="fr-CA"/>
        </w:rPr>
        <w:t xml:space="preserve"> </w:t>
      </w:r>
    </w:p>
    <w:p w14:paraId="37B57F16" w14:textId="14C35B40" w:rsidR="00FD7787" w:rsidRPr="003F7E49" w:rsidRDefault="00FD7787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>Titre</w:t>
      </w:r>
      <w:r w:rsidR="00431BC1" w:rsidRPr="003F7E49">
        <w:rPr>
          <w:rFonts w:ascii="Calibri" w:eastAsia="Times New Roman" w:hAnsi="Calibri" w:cs="Calibri"/>
          <w:lang w:eastAsia="fr-CA"/>
        </w:rPr>
        <w:t>.</w:t>
      </w:r>
    </w:p>
    <w:p w14:paraId="48D94B4E" w14:textId="637FEC29" w:rsidR="00FD7787" w:rsidRDefault="002B145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Statut </w:t>
      </w:r>
    </w:p>
    <w:p w14:paraId="2936E506" w14:textId="3F4C5D9F" w:rsidR="002B1455" w:rsidRDefault="002B145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Priorité</w:t>
      </w:r>
    </w:p>
    <w:p w14:paraId="7847DE03" w14:textId="3D9F4E68" w:rsidR="002B1455" w:rsidRDefault="002B145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Date</w:t>
      </w:r>
      <w:r w:rsidR="00B04D41">
        <w:rPr>
          <w:rFonts w:ascii="Calibri" w:eastAsia="Times New Roman" w:hAnsi="Calibri" w:cs="Calibri"/>
          <w:lang w:eastAsia="fr-CA"/>
        </w:rPr>
        <w:t xml:space="preserve"> et heure de création</w:t>
      </w:r>
    </w:p>
    <w:p w14:paraId="27425B6C" w14:textId="008D76FA" w:rsidR="002B1455" w:rsidRPr="003F7E49" w:rsidRDefault="008E577A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Lien</w:t>
      </w:r>
      <w:r w:rsidR="002B1455">
        <w:rPr>
          <w:rFonts w:ascii="Calibri" w:eastAsia="Times New Roman" w:hAnsi="Calibri" w:cs="Calibri"/>
          <w:lang w:eastAsia="fr-CA"/>
        </w:rPr>
        <w:t xml:space="preserve"> </w:t>
      </w:r>
      <w:r w:rsidR="00302D36">
        <w:rPr>
          <w:rFonts w:ascii="Calibri" w:eastAsia="Times New Roman" w:hAnsi="Calibri" w:cs="Calibri"/>
          <w:lang w:eastAsia="fr-CA"/>
        </w:rPr>
        <w:t>« </w:t>
      </w:r>
      <w:r w:rsidR="002B1455">
        <w:rPr>
          <w:rFonts w:ascii="Calibri" w:eastAsia="Times New Roman" w:hAnsi="Calibri" w:cs="Calibri"/>
          <w:lang w:eastAsia="fr-CA"/>
        </w:rPr>
        <w:t>voir détail</w:t>
      </w:r>
      <w:r w:rsidR="00302D36">
        <w:rPr>
          <w:rFonts w:ascii="Calibri" w:eastAsia="Times New Roman" w:hAnsi="Calibri" w:cs="Calibri"/>
          <w:lang w:eastAsia="fr-CA"/>
        </w:rPr>
        <w:t> »</w:t>
      </w:r>
      <w:r>
        <w:rPr>
          <w:rFonts w:ascii="Calibri" w:eastAsia="Times New Roman" w:hAnsi="Calibri" w:cs="Calibri"/>
          <w:lang w:eastAsia="fr-CA"/>
        </w:rPr>
        <w:t xml:space="preserve"> (affiche la page de modification d’un ticket)</w:t>
      </w:r>
      <w:r w:rsidR="002B1455">
        <w:rPr>
          <w:rFonts w:ascii="Calibri" w:eastAsia="Times New Roman" w:hAnsi="Calibri" w:cs="Calibri"/>
          <w:lang w:eastAsia="fr-CA"/>
        </w:rPr>
        <w:t>.</w:t>
      </w:r>
    </w:p>
    <w:p w14:paraId="0F4F8943" w14:textId="54A74BB1" w:rsidR="007A68B0" w:rsidRDefault="00302D36" w:rsidP="006E2287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Affiche</w:t>
      </w:r>
      <w:r w:rsidR="000D3346">
        <w:rPr>
          <w:rFonts w:ascii="Calibri" w:eastAsia="Times New Roman" w:hAnsi="Calibri" w:cs="Calibri"/>
          <w:lang w:eastAsia="fr-CA"/>
        </w:rPr>
        <w:t xml:space="preserve"> la liste </w:t>
      </w:r>
      <w:r w:rsidR="002B2F0F">
        <w:rPr>
          <w:rFonts w:ascii="Calibri" w:eastAsia="Times New Roman" w:hAnsi="Calibri" w:cs="Calibri"/>
          <w:lang w:eastAsia="fr-CA"/>
        </w:rPr>
        <w:t>ses</w:t>
      </w:r>
      <w:r w:rsidR="000D3346">
        <w:rPr>
          <w:rFonts w:ascii="Calibri" w:eastAsia="Times New Roman" w:hAnsi="Calibri" w:cs="Calibri"/>
          <w:lang w:eastAsia="fr-CA"/>
        </w:rPr>
        <w:t xml:space="preserve"> tickets fermés.</w:t>
      </w:r>
    </w:p>
    <w:p w14:paraId="24EA5FEF" w14:textId="731AD4ED" w:rsidR="00D07552" w:rsidRDefault="007A68B0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Même champs que les tickets actifs.</w:t>
      </w:r>
    </w:p>
    <w:p w14:paraId="26583D6E" w14:textId="77777777" w:rsidR="003F259A" w:rsidRDefault="003F259A" w:rsidP="003F259A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Pour chaque liste :</w:t>
      </w:r>
    </w:p>
    <w:p w14:paraId="22395DE9" w14:textId="12F974C6" w:rsidR="003F259A" w:rsidRPr="003F6D9F" w:rsidRDefault="003F259A" w:rsidP="003F259A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6D9F">
        <w:rPr>
          <w:rFonts w:ascii="Calibri" w:eastAsia="Times New Roman" w:hAnsi="Calibri" w:cs="Calibri"/>
          <w:lang w:eastAsia="fr-CA"/>
        </w:rPr>
        <w:t xml:space="preserve">Trier par priorité </w:t>
      </w:r>
      <w:r>
        <w:rPr>
          <w:rFonts w:ascii="Calibri" w:eastAsia="Times New Roman" w:hAnsi="Calibri" w:cs="Calibri"/>
          <w:lang w:eastAsia="fr-CA"/>
        </w:rPr>
        <w:t xml:space="preserve">et </w:t>
      </w:r>
      <w:r w:rsidRPr="003F6D9F">
        <w:rPr>
          <w:rFonts w:ascii="Calibri" w:eastAsia="Times New Roman" w:hAnsi="Calibri" w:cs="Calibri"/>
          <w:lang w:eastAsia="fr-CA"/>
        </w:rPr>
        <w:t>date</w:t>
      </w:r>
      <w:r w:rsidR="00B04D41">
        <w:rPr>
          <w:rFonts w:ascii="Calibri" w:eastAsia="Times New Roman" w:hAnsi="Calibri" w:cs="Calibri"/>
          <w:lang w:eastAsia="fr-CA"/>
        </w:rPr>
        <w:t xml:space="preserve"> et heure de création</w:t>
      </w:r>
    </w:p>
    <w:p w14:paraId="0CC61675" w14:textId="77777777" w:rsidR="003F259A" w:rsidRDefault="003F259A" w:rsidP="003F259A">
      <w:pPr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0F90FBC1" w14:textId="0A5C01A2" w:rsidR="001839A2" w:rsidRDefault="001839A2" w:rsidP="001839A2">
      <w:pPr>
        <w:spacing w:after="0" w:line="240" w:lineRule="auto"/>
        <w:ind w:left="1440"/>
        <w:rPr>
          <w:rFonts w:ascii="Calibri" w:eastAsia="Times New Roman" w:hAnsi="Calibri" w:cs="Calibri"/>
          <w:lang w:eastAsia="fr-CA"/>
        </w:rPr>
      </w:pPr>
    </w:p>
    <w:p w14:paraId="4E4B8B0B" w14:textId="2AA8637F" w:rsidR="009B74E9" w:rsidRDefault="004557C5" w:rsidP="006E2287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Tableau</w:t>
      </w:r>
      <w:r w:rsidR="00E13248">
        <w:rPr>
          <w:rFonts w:ascii="Calibri" w:eastAsia="Times New Roman" w:hAnsi="Calibri" w:cs="Calibri"/>
          <w:lang w:eastAsia="fr-CA"/>
        </w:rPr>
        <w:t xml:space="preserve"> de bord </w:t>
      </w:r>
      <w:r>
        <w:rPr>
          <w:rFonts w:ascii="Calibri" w:eastAsia="Times New Roman" w:hAnsi="Calibri" w:cs="Calibri"/>
          <w:lang w:eastAsia="fr-CA"/>
        </w:rPr>
        <w:t>technicien</w:t>
      </w:r>
      <w:r w:rsidR="00FD7787" w:rsidRPr="003F7E49">
        <w:rPr>
          <w:rFonts w:ascii="Calibri" w:eastAsia="Times New Roman" w:hAnsi="Calibri" w:cs="Calibri"/>
          <w:lang w:eastAsia="fr-CA"/>
        </w:rPr>
        <w:t> :</w:t>
      </w:r>
    </w:p>
    <w:p w14:paraId="7B5C2AF8" w14:textId="270F0C7C" w:rsidR="004557C5" w:rsidRPr="000D3346" w:rsidRDefault="004557C5" w:rsidP="006E2287">
      <w:pPr>
        <w:pStyle w:val="Paragraphedeliste"/>
        <w:numPr>
          <w:ilvl w:val="1"/>
          <w:numId w:val="23"/>
        </w:numPr>
        <w:rPr>
          <w:rFonts w:ascii="Calibri" w:eastAsia="Times New Roman" w:hAnsi="Calibri" w:cs="Calibri"/>
          <w:lang w:eastAsia="fr-CA"/>
        </w:rPr>
      </w:pPr>
      <w:r w:rsidRPr="000D3346">
        <w:rPr>
          <w:rFonts w:ascii="Calibri" w:eastAsia="Times New Roman" w:hAnsi="Calibri" w:cs="Calibri"/>
          <w:lang w:eastAsia="fr-CA"/>
        </w:rPr>
        <w:t>Affiche la liste des tickets actifs</w:t>
      </w:r>
    </w:p>
    <w:p w14:paraId="19E95452" w14:textId="77777777" w:rsidR="004557C5" w:rsidRPr="003F7E49" w:rsidRDefault="004557C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>Titre.</w:t>
      </w:r>
    </w:p>
    <w:p w14:paraId="27549ABE" w14:textId="4A006903" w:rsidR="004557C5" w:rsidRDefault="004557C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Statut (Couleur selon le </w:t>
      </w:r>
      <w:r w:rsidR="008C0A52">
        <w:rPr>
          <w:rFonts w:ascii="Calibri" w:eastAsia="Times New Roman" w:hAnsi="Calibri" w:cs="Calibri"/>
          <w:lang w:eastAsia="fr-CA"/>
        </w:rPr>
        <w:t>« </w:t>
      </w:r>
      <w:commentRangeStart w:id="32"/>
      <w:r w:rsidR="008C0A52">
        <w:rPr>
          <w:rFonts w:ascii="Calibri" w:eastAsia="Times New Roman" w:hAnsi="Calibri" w:cs="Calibri"/>
          <w:lang w:eastAsia="fr-CA"/>
        </w:rPr>
        <w:t>Service Licence Agreement </w:t>
      </w:r>
      <w:commentRangeEnd w:id="32"/>
      <w:r w:rsidR="008C0A52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32"/>
      </w:r>
      <w:r w:rsidR="008C0A52">
        <w:rPr>
          <w:rFonts w:ascii="Calibri" w:eastAsia="Times New Roman" w:hAnsi="Calibri" w:cs="Calibri"/>
          <w:lang w:eastAsia="fr-CA"/>
        </w:rPr>
        <w:t>» (SLA)</w:t>
      </w:r>
      <w:r>
        <w:rPr>
          <w:rFonts w:ascii="Calibri" w:eastAsia="Times New Roman" w:hAnsi="Calibri" w:cs="Calibri"/>
          <w:lang w:eastAsia="fr-CA"/>
        </w:rPr>
        <w:t>)</w:t>
      </w:r>
    </w:p>
    <w:p w14:paraId="73C13367" w14:textId="77777777" w:rsidR="004557C5" w:rsidRDefault="004557C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Priorité</w:t>
      </w:r>
    </w:p>
    <w:p w14:paraId="55DDE217" w14:textId="7F17C160" w:rsidR="004557C5" w:rsidRDefault="004557C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Date</w:t>
      </w:r>
      <w:r w:rsidR="00B04D41">
        <w:rPr>
          <w:rFonts w:ascii="Calibri" w:eastAsia="Times New Roman" w:hAnsi="Calibri" w:cs="Calibri"/>
          <w:lang w:eastAsia="fr-CA"/>
        </w:rPr>
        <w:t xml:space="preserve"> et heure de création</w:t>
      </w:r>
    </w:p>
    <w:p w14:paraId="7A53118B" w14:textId="0262B791" w:rsidR="00440C5A" w:rsidRPr="00DE2ED0" w:rsidRDefault="00440C5A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highlight w:val="yellow"/>
          <w:lang w:eastAsia="fr-CA"/>
        </w:rPr>
      </w:pPr>
      <w:r w:rsidRPr="00DE2ED0">
        <w:rPr>
          <w:rFonts w:ascii="Calibri" w:eastAsia="Times New Roman" w:hAnsi="Calibri" w:cs="Calibri"/>
          <w:highlight w:val="yellow"/>
          <w:lang w:eastAsia="fr-CA"/>
        </w:rPr>
        <w:t>Élément visuel permettant d’identifi</w:t>
      </w:r>
      <w:r w:rsidR="00F039E5" w:rsidRPr="00DE2ED0">
        <w:rPr>
          <w:rFonts w:ascii="Calibri" w:eastAsia="Times New Roman" w:hAnsi="Calibri" w:cs="Calibri"/>
          <w:highlight w:val="yellow"/>
          <w:lang w:eastAsia="fr-CA"/>
        </w:rPr>
        <w:t>er</w:t>
      </w:r>
      <w:r w:rsidRPr="00DE2ED0">
        <w:rPr>
          <w:rFonts w:ascii="Calibri" w:eastAsia="Times New Roman" w:hAnsi="Calibri" w:cs="Calibri"/>
          <w:highlight w:val="yellow"/>
          <w:lang w:eastAsia="fr-CA"/>
        </w:rPr>
        <w:t xml:space="preserve"> </w:t>
      </w:r>
      <w:r w:rsidR="00FA6A39" w:rsidRPr="00DE2ED0">
        <w:rPr>
          <w:rFonts w:ascii="Calibri" w:eastAsia="Times New Roman" w:hAnsi="Calibri" w:cs="Calibri"/>
          <w:highlight w:val="yellow"/>
          <w:lang w:eastAsia="fr-CA"/>
        </w:rPr>
        <w:t>les nouveaux tickets</w:t>
      </w:r>
      <w:r w:rsidR="00AA5ACC" w:rsidRPr="00DE2ED0">
        <w:rPr>
          <w:rFonts w:ascii="Calibri" w:eastAsia="Times New Roman" w:hAnsi="Calibri" w:cs="Calibri"/>
          <w:highlight w:val="yellow"/>
          <w:lang w:eastAsia="fr-CA"/>
        </w:rPr>
        <w:t xml:space="preserve"> lui étant assigné</w:t>
      </w:r>
      <w:r w:rsidR="00FA6A39" w:rsidRPr="00DE2ED0">
        <w:rPr>
          <w:rFonts w:ascii="Calibri" w:eastAsia="Times New Roman" w:hAnsi="Calibri" w:cs="Calibri"/>
          <w:highlight w:val="yellow"/>
          <w:lang w:eastAsia="fr-CA"/>
        </w:rPr>
        <w:t xml:space="preserve"> non lus.</w:t>
      </w:r>
    </w:p>
    <w:p w14:paraId="0A61099C" w14:textId="6714E0EE" w:rsidR="00291F52" w:rsidRDefault="00291F52" w:rsidP="00291F52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Actions</w:t>
      </w:r>
    </w:p>
    <w:p w14:paraId="4A3EA307" w14:textId="77777777" w:rsidR="008E577A" w:rsidRPr="003F7E49" w:rsidRDefault="008E577A" w:rsidP="008E577A">
      <w:pPr>
        <w:numPr>
          <w:ilvl w:val="3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Lien « voir détail » (affiche la page de modification d’un ticket).</w:t>
      </w:r>
    </w:p>
    <w:p w14:paraId="25CD75BB" w14:textId="62CB3499" w:rsidR="007B0E92" w:rsidRPr="007B0E92" w:rsidRDefault="004E7A62" w:rsidP="00291F52">
      <w:pPr>
        <w:pStyle w:val="Paragraphedeliste"/>
        <w:numPr>
          <w:ilvl w:val="3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Bouton s’</w:t>
      </w:r>
      <w:r w:rsidR="007B0E92" w:rsidRPr="007B0E92">
        <w:rPr>
          <w:rFonts w:ascii="Calibri" w:eastAsia="Times New Roman" w:hAnsi="Calibri" w:cs="Calibri"/>
          <w:lang w:eastAsia="fr-CA"/>
        </w:rPr>
        <w:t xml:space="preserve">assigner un ticket </w:t>
      </w:r>
    </w:p>
    <w:p w14:paraId="34751C8B" w14:textId="0BE7267E" w:rsidR="004557C5" w:rsidRDefault="004557C5" w:rsidP="006E2287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Affiche la liste </w:t>
      </w:r>
      <w:r w:rsidR="008C0A52">
        <w:rPr>
          <w:rFonts w:ascii="Calibri" w:eastAsia="Times New Roman" w:hAnsi="Calibri" w:cs="Calibri"/>
          <w:lang w:eastAsia="fr-CA"/>
        </w:rPr>
        <w:t>de</w:t>
      </w:r>
      <w:r w:rsidR="00194F04">
        <w:rPr>
          <w:rFonts w:ascii="Calibri" w:eastAsia="Times New Roman" w:hAnsi="Calibri" w:cs="Calibri"/>
          <w:lang w:eastAsia="fr-CA"/>
        </w:rPr>
        <w:t xml:space="preserve">s </w:t>
      </w:r>
      <w:r>
        <w:rPr>
          <w:rFonts w:ascii="Calibri" w:eastAsia="Times New Roman" w:hAnsi="Calibri" w:cs="Calibri"/>
          <w:lang w:eastAsia="fr-CA"/>
        </w:rPr>
        <w:t>tickets fermés.</w:t>
      </w:r>
    </w:p>
    <w:p w14:paraId="0BD4D70B" w14:textId="5B7145D8" w:rsidR="004557C5" w:rsidRDefault="004557C5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Même champs que les tickets actifs</w:t>
      </w:r>
      <w:r w:rsidR="00BB7F9C">
        <w:rPr>
          <w:rFonts w:ascii="Calibri" w:eastAsia="Times New Roman" w:hAnsi="Calibri" w:cs="Calibri"/>
          <w:lang w:eastAsia="fr-CA"/>
        </w:rPr>
        <w:t xml:space="preserve"> sans le bouton s’assigner un ticket</w:t>
      </w:r>
      <w:r>
        <w:rPr>
          <w:rFonts w:ascii="Calibri" w:eastAsia="Times New Roman" w:hAnsi="Calibri" w:cs="Calibri"/>
          <w:lang w:eastAsia="fr-CA"/>
        </w:rPr>
        <w:t>.</w:t>
      </w:r>
    </w:p>
    <w:p w14:paraId="56CCE13A" w14:textId="4291FFDC" w:rsidR="004557C5" w:rsidRDefault="004557C5" w:rsidP="006E2287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Pour chaque liste :</w:t>
      </w:r>
    </w:p>
    <w:p w14:paraId="7BDC503B" w14:textId="4E8910D8" w:rsidR="003F6D9F" w:rsidRPr="003F6D9F" w:rsidRDefault="003F6D9F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6D9F">
        <w:rPr>
          <w:rFonts w:ascii="Calibri" w:eastAsia="Times New Roman" w:hAnsi="Calibri" w:cs="Calibri"/>
          <w:lang w:eastAsia="fr-CA"/>
        </w:rPr>
        <w:t xml:space="preserve">Trier par </w:t>
      </w:r>
      <w:commentRangeStart w:id="33"/>
      <w:r w:rsidRPr="003F6D9F">
        <w:rPr>
          <w:rFonts w:ascii="Calibri" w:eastAsia="Times New Roman" w:hAnsi="Calibri" w:cs="Calibri"/>
          <w:lang w:eastAsia="fr-CA"/>
        </w:rPr>
        <w:t xml:space="preserve">priorité </w:t>
      </w:r>
      <w:commentRangeEnd w:id="33"/>
      <w:r w:rsidR="003F259A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33"/>
      </w:r>
      <w:r>
        <w:rPr>
          <w:rFonts w:ascii="Calibri" w:eastAsia="Times New Roman" w:hAnsi="Calibri" w:cs="Calibri"/>
          <w:lang w:eastAsia="fr-CA"/>
        </w:rPr>
        <w:t xml:space="preserve">et </w:t>
      </w:r>
      <w:r w:rsidRPr="003F6D9F">
        <w:rPr>
          <w:rFonts w:ascii="Calibri" w:eastAsia="Times New Roman" w:hAnsi="Calibri" w:cs="Calibri"/>
          <w:lang w:eastAsia="fr-CA"/>
        </w:rPr>
        <w:t>date</w:t>
      </w:r>
      <w:r w:rsidR="00B04D41">
        <w:rPr>
          <w:rFonts w:ascii="Calibri" w:eastAsia="Times New Roman" w:hAnsi="Calibri" w:cs="Calibri"/>
          <w:lang w:eastAsia="fr-CA"/>
        </w:rPr>
        <w:t xml:space="preserve"> et heure de création</w:t>
      </w:r>
    </w:p>
    <w:p w14:paraId="4DFEDECB" w14:textId="47F2D0AE" w:rsidR="003F6D9F" w:rsidRDefault="003F6D9F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6D9F">
        <w:rPr>
          <w:rFonts w:ascii="Calibri" w:eastAsia="Times New Roman" w:hAnsi="Calibri" w:cs="Calibri"/>
          <w:lang w:eastAsia="fr-CA"/>
        </w:rPr>
        <w:lastRenderedPageBreak/>
        <w:t>Filtrer par statut</w:t>
      </w:r>
      <w:r w:rsidR="00B80E6E">
        <w:rPr>
          <w:rFonts w:ascii="Calibri" w:eastAsia="Times New Roman" w:hAnsi="Calibri" w:cs="Calibri"/>
          <w:lang w:eastAsia="fr-CA"/>
        </w:rPr>
        <w:t xml:space="preserve">, catégorie et </w:t>
      </w:r>
      <w:r w:rsidR="00900972">
        <w:rPr>
          <w:rFonts w:ascii="Calibri" w:eastAsia="Times New Roman" w:hAnsi="Calibri" w:cs="Calibri"/>
          <w:lang w:eastAsia="fr-CA"/>
        </w:rPr>
        <w:t>« Assigner à</w:t>
      </w:r>
      <w:r w:rsidR="00646D8B">
        <w:rPr>
          <w:rFonts w:ascii="Calibri" w:eastAsia="Times New Roman" w:hAnsi="Calibri" w:cs="Calibri"/>
          <w:lang w:eastAsia="fr-CA"/>
        </w:rPr>
        <w:t xml:space="preserve"> </w:t>
      </w:r>
      <w:r w:rsidR="00900972">
        <w:rPr>
          <w:rFonts w:ascii="Calibri" w:eastAsia="Times New Roman" w:hAnsi="Calibri" w:cs="Calibri"/>
          <w:lang w:eastAsia="fr-CA"/>
        </w:rPr>
        <w:t>»</w:t>
      </w:r>
    </w:p>
    <w:p w14:paraId="7CFE48E6" w14:textId="44F1674C" w:rsidR="003F259A" w:rsidRDefault="003F259A" w:rsidP="006E2287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Chercher par titre et description</w:t>
      </w:r>
    </w:p>
    <w:p w14:paraId="70620702" w14:textId="77777777" w:rsidR="009950AD" w:rsidRDefault="009950AD" w:rsidP="001A53E1">
      <w:pPr>
        <w:spacing w:after="0" w:line="240" w:lineRule="auto"/>
        <w:ind w:left="2160"/>
        <w:rPr>
          <w:rFonts w:ascii="Calibri" w:eastAsia="Times New Roman" w:hAnsi="Calibri" w:cs="Calibri"/>
          <w:lang w:eastAsia="fr-CA"/>
        </w:rPr>
      </w:pPr>
    </w:p>
    <w:p w14:paraId="027D7F7C" w14:textId="4F001B49" w:rsidR="00327219" w:rsidRPr="003F6D9F" w:rsidRDefault="00327219" w:rsidP="00A0755A">
      <w:pPr>
        <w:spacing w:after="0" w:line="240" w:lineRule="auto"/>
        <w:ind w:left="2160"/>
        <w:rPr>
          <w:rFonts w:ascii="Calibri" w:eastAsia="Times New Roman" w:hAnsi="Calibri" w:cs="Calibri"/>
          <w:lang w:eastAsia="fr-CA"/>
        </w:rPr>
      </w:pPr>
    </w:p>
    <w:p w14:paraId="13CDD024" w14:textId="48A9CA9F" w:rsidR="004557C5" w:rsidRDefault="004557C5" w:rsidP="003F6D9F">
      <w:pPr>
        <w:spacing w:after="0" w:line="240" w:lineRule="auto"/>
        <w:ind w:left="2160"/>
        <w:rPr>
          <w:rFonts w:ascii="Calibri" w:eastAsia="Times New Roman" w:hAnsi="Calibri" w:cs="Calibri"/>
          <w:lang w:eastAsia="fr-CA"/>
        </w:rPr>
      </w:pPr>
    </w:p>
    <w:p w14:paraId="234DFB08" w14:textId="33FB5B95" w:rsidR="005B2E5E" w:rsidRDefault="005B2E5E" w:rsidP="006E2287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 xml:space="preserve">Tableau de bord </w:t>
      </w:r>
      <w:r w:rsidR="00781F72">
        <w:rPr>
          <w:rFonts w:ascii="Calibri" w:eastAsia="Times New Roman" w:hAnsi="Calibri" w:cs="Calibri"/>
          <w:lang w:eastAsia="fr-CA"/>
        </w:rPr>
        <w:t>Administrateur</w:t>
      </w:r>
      <w:r w:rsidRPr="003F7E49">
        <w:rPr>
          <w:rFonts w:ascii="Calibri" w:eastAsia="Times New Roman" w:hAnsi="Calibri" w:cs="Calibri"/>
          <w:lang w:eastAsia="fr-CA"/>
        </w:rPr>
        <w:t> :</w:t>
      </w:r>
    </w:p>
    <w:p w14:paraId="5907547C" w14:textId="77777777" w:rsidR="00072FE0" w:rsidRDefault="00072FE0" w:rsidP="006E2287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407CD5">
        <w:rPr>
          <w:rFonts w:ascii="Calibri" w:eastAsia="Times New Roman" w:hAnsi="Calibri" w:cs="Calibri"/>
          <w:lang w:eastAsia="fr-CA"/>
        </w:rPr>
        <w:t>Même tableau que technicien</w:t>
      </w:r>
    </w:p>
    <w:p w14:paraId="792919F9" w14:textId="77777777" w:rsidR="009F7483" w:rsidRDefault="00072FE0" w:rsidP="006E2287">
      <w:pPr>
        <w:numPr>
          <w:ilvl w:val="1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7015D1">
        <w:rPr>
          <w:rFonts w:ascii="Calibri" w:eastAsia="Times New Roman" w:hAnsi="Calibri" w:cs="Calibri"/>
          <w:lang w:eastAsia="fr-CA"/>
        </w:rPr>
        <w:t xml:space="preserve">Action supplémentaire : </w:t>
      </w:r>
    </w:p>
    <w:p w14:paraId="659BD8BA" w14:textId="68D2C6FF" w:rsidR="00072FE0" w:rsidRDefault="00072FE0" w:rsidP="009F7483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7015D1">
        <w:rPr>
          <w:rFonts w:ascii="Calibri" w:eastAsia="Times New Roman" w:hAnsi="Calibri" w:cs="Calibri"/>
          <w:lang w:eastAsia="fr-CA"/>
        </w:rPr>
        <w:t>P</w:t>
      </w:r>
      <w:r w:rsidRPr="00407CD5">
        <w:rPr>
          <w:rFonts w:ascii="Calibri" w:eastAsia="Times New Roman" w:hAnsi="Calibri" w:cs="Calibri"/>
          <w:lang w:eastAsia="fr-CA"/>
        </w:rPr>
        <w:t>ossibilité d’archiver un ticket</w:t>
      </w:r>
    </w:p>
    <w:p w14:paraId="3C1AA376" w14:textId="77777777" w:rsidR="00840DBB" w:rsidRPr="007015D1" w:rsidRDefault="00840DBB" w:rsidP="00840DBB">
      <w:pPr>
        <w:numPr>
          <w:ilvl w:val="2"/>
          <w:numId w:val="23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Possibilité d’assigner un ticket à un technicien</w:t>
      </w:r>
    </w:p>
    <w:p w14:paraId="562F942F" w14:textId="7378E050" w:rsidR="00C602DF" w:rsidRPr="007015D1" w:rsidRDefault="00C602DF" w:rsidP="005D3E3A">
      <w:pPr>
        <w:spacing w:after="0" w:line="240" w:lineRule="auto"/>
        <w:ind w:left="1440"/>
        <w:rPr>
          <w:rFonts w:ascii="Calibri" w:eastAsia="Times New Roman" w:hAnsi="Calibri" w:cs="Calibri"/>
          <w:lang w:eastAsia="fr-CA"/>
        </w:rPr>
      </w:pPr>
    </w:p>
    <w:p w14:paraId="6CFCFBDC" w14:textId="77777777" w:rsidR="00405B25" w:rsidRPr="003F7E49" w:rsidRDefault="00405B25" w:rsidP="00BB5154">
      <w:pPr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51881434" w14:textId="577577AC" w:rsidR="00BB5154" w:rsidRDefault="00037969" w:rsidP="00BB5154">
      <w:pPr>
        <w:spacing w:after="0" w:line="240" w:lineRule="auto"/>
        <w:rPr>
          <w:rFonts w:ascii="Calibri" w:eastAsia="Times New Roman" w:hAnsi="Calibri" w:cs="Calibri"/>
          <w:b/>
          <w:lang w:eastAsia="fr-CA"/>
        </w:rPr>
      </w:pPr>
      <w:r w:rsidRPr="003F7E49">
        <w:rPr>
          <w:rFonts w:ascii="Calibri" w:eastAsia="Times New Roman" w:hAnsi="Calibri" w:cs="Calibri"/>
          <w:b/>
          <w:lang w:eastAsia="fr-CA"/>
        </w:rPr>
        <w:t xml:space="preserve">Création / </w:t>
      </w:r>
      <w:r w:rsidR="009E0607">
        <w:rPr>
          <w:rFonts w:ascii="Calibri" w:eastAsia="Times New Roman" w:hAnsi="Calibri" w:cs="Calibri"/>
          <w:b/>
          <w:lang w:eastAsia="fr-CA"/>
        </w:rPr>
        <w:t>gestion</w:t>
      </w:r>
      <w:r w:rsidRPr="003F7E49">
        <w:rPr>
          <w:rFonts w:ascii="Calibri" w:eastAsia="Times New Roman" w:hAnsi="Calibri" w:cs="Calibri"/>
          <w:b/>
          <w:lang w:eastAsia="fr-CA"/>
        </w:rPr>
        <w:t xml:space="preserve"> </w:t>
      </w:r>
      <w:r w:rsidR="00DB6DE7">
        <w:rPr>
          <w:rFonts w:ascii="Calibri" w:eastAsia="Times New Roman" w:hAnsi="Calibri" w:cs="Calibri"/>
          <w:b/>
          <w:lang w:eastAsia="fr-CA"/>
        </w:rPr>
        <w:t>d’un incident (ticket)</w:t>
      </w:r>
    </w:p>
    <w:p w14:paraId="1F4CEB05" w14:textId="77777777" w:rsidR="00DB6DE7" w:rsidRDefault="00DB6DE7" w:rsidP="00BB5154">
      <w:pPr>
        <w:spacing w:after="0" w:line="240" w:lineRule="auto"/>
        <w:rPr>
          <w:rFonts w:ascii="Calibri" w:eastAsia="Times New Roman" w:hAnsi="Calibri" w:cs="Calibri"/>
          <w:b/>
          <w:lang w:eastAsia="fr-CA"/>
        </w:rPr>
      </w:pPr>
    </w:p>
    <w:p w14:paraId="54B5EAE2" w14:textId="79C0CA45" w:rsidR="004F0C02" w:rsidRDefault="004F0C02" w:rsidP="006E2287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212A8E">
        <w:rPr>
          <w:rFonts w:ascii="Calibri" w:eastAsia="Times New Roman" w:hAnsi="Calibri" w:cs="Calibri"/>
          <w:lang w:eastAsia="fr-CA"/>
        </w:rPr>
        <w:t xml:space="preserve">Un </w:t>
      </w:r>
      <w:r w:rsidR="00472CF0" w:rsidRPr="00212A8E">
        <w:rPr>
          <w:rFonts w:ascii="Calibri" w:eastAsia="Times New Roman" w:hAnsi="Calibri" w:cs="Calibri"/>
          <w:lang w:eastAsia="fr-CA"/>
        </w:rPr>
        <w:t>incident</w:t>
      </w:r>
      <w:r w:rsidRPr="00212A8E">
        <w:rPr>
          <w:rFonts w:ascii="Calibri" w:eastAsia="Times New Roman" w:hAnsi="Calibri" w:cs="Calibri"/>
          <w:lang w:eastAsia="fr-CA"/>
        </w:rPr>
        <w:t xml:space="preserve"> doit </w:t>
      </w:r>
      <w:r w:rsidR="00B628E5">
        <w:rPr>
          <w:rFonts w:ascii="Calibri" w:eastAsia="Times New Roman" w:hAnsi="Calibri" w:cs="Calibri"/>
          <w:lang w:eastAsia="fr-CA"/>
        </w:rPr>
        <w:t>respecter les contraintes</w:t>
      </w:r>
      <w:r w:rsidRPr="00212A8E">
        <w:rPr>
          <w:rFonts w:ascii="Calibri" w:eastAsia="Times New Roman" w:hAnsi="Calibri" w:cs="Calibri"/>
          <w:lang w:eastAsia="fr-CA"/>
        </w:rPr>
        <w:t xml:space="preserve"> </w:t>
      </w:r>
      <w:hyperlink w:anchor="_Examen" w:history="1">
        <w:r w:rsidR="00B628E5">
          <w:rPr>
            <w:rStyle w:val="Lienhypertexte"/>
            <w:rFonts w:ascii="Calibri" w:eastAsia="Times New Roman" w:hAnsi="Calibri" w:cs="Calibri"/>
            <w:lang w:eastAsia="fr-CA"/>
          </w:rPr>
          <w:t>suivantes</w:t>
        </w:r>
      </w:hyperlink>
      <w:r w:rsidRPr="00212A8E">
        <w:rPr>
          <w:rFonts w:ascii="Calibri" w:eastAsia="Times New Roman" w:hAnsi="Calibri" w:cs="Calibri"/>
          <w:lang w:eastAsia="fr-CA"/>
        </w:rPr>
        <w:t>.</w:t>
      </w:r>
    </w:p>
    <w:p w14:paraId="62B45CC7" w14:textId="608DC15F" w:rsidR="009E0607" w:rsidRDefault="009E0607" w:rsidP="0056479E">
      <w:pPr>
        <w:pStyle w:val="Paragraphedeliste"/>
        <w:numPr>
          <w:ilvl w:val="1"/>
          <w:numId w:val="27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Un nouveau ticket a le statut « Ouvert » par défaut.</w:t>
      </w:r>
    </w:p>
    <w:p w14:paraId="35061C20" w14:textId="507C54EE" w:rsidR="0056479E" w:rsidRDefault="0056479E" w:rsidP="0056479E">
      <w:pPr>
        <w:pStyle w:val="Paragraphedeliste"/>
        <w:numPr>
          <w:ilvl w:val="1"/>
          <w:numId w:val="27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Seul un technicien ou un administrateur peut modifier un ticket.</w:t>
      </w:r>
    </w:p>
    <w:p w14:paraId="3540113B" w14:textId="661FFA9E" w:rsidR="00566A72" w:rsidRDefault="009E0607" w:rsidP="009E0607">
      <w:pPr>
        <w:pStyle w:val="Paragraphedeliste"/>
        <w:numPr>
          <w:ilvl w:val="2"/>
          <w:numId w:val="27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Les champs pouvant être modifié sont :</w:t>
      </w:r>
    </w:p>
    <w:p w14:paraId="2D1E8C0C" w14:textId="0C9F9116" w:rsidR="009E0607" w:rsidRDefault="009E0607" w:rsidP="009E0607">
      <w:pPr>
        <w:pStyle w:val="Paragraphedeliste"/>
        <w:numPr>
          <w:ilvl w:val="3"/>
          <w:numId w:val="27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>
        <w:rPr>
          <w:rFonts w:ascii="Calibri" w:eastAsia="Times New Roman" w:hAnsi="Calibri" w:cs="Calibri"/>
          <w:lang w:eastAsia="fr-CA"/>
        </w:rPr>
        <w:t>L’assignation</w:t>
      </w:r>
    </w:p>
    <w:p w14:paraId="44DDD842" w14:textId="5C79B856" w:rsidR="009E0607" w:rsidRDefault="08D465A1" w:rsidP="009E0607">
      <w:pPr>
        <w:pStyle w:val="Paragraphedeliste"/>
        <w:numPr>
          <w:ilvl w:val="3"/>
          <w:numId w:val="27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commentRangeStart w:id="34"/>
      <w:r w:rsidRPr="24292063">
        <w:rPr>
          <w:rFonts w:ascii="Calibri" w:eastAsia="Times New Roman" w:hAnsi="Calibri" w:cs="Calibri"/>
          <w:lang w:eastAsia="fr-CA"/>
        </w:rPr>
        <w:t>Le statut</w:t>
      </w:r>
      <w:commentRangeEnd w:id="34"/>
      <w:r w:rsidR="009E0607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34"/>
      </w:r>
    </w:p>
    <w:p w14:paraId="0E139823" w14:textId="61879A6C" w:rsidR="00000276" w:rsidRPr="00000276" w:rsidRDefault="00000276" w:rsidP="00000276">
      <w:pPr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109A9C87" w14:textId="2C3A5091" w:rsidR="004F0C02" w:rsidRPr="003F7E49" w:rsidRDefault="004F0C02" w:rsidP="00BB5154">
      <w:pPr>
        <w:spacing w:after="0" w:line="240" w:lineRule="auto"/>
        <w:rPr>
          <w:rFonts w:ascii="Calibri" w:eastAsia="Times New Roman" w:hAnsi="Calibri" w:cs="Calibri"/>
          <w:b/>
          <w:lang w:eastAsia="fr-CA"/>
        </w:rPr>
      </w:pPr>
    </w:p>
    <w:p w14:paraId="4C41E6D4" w14:textId="4C33A5EE" w:rsidR="00313AC4" w:rsidRPr="00212A8E" w:rsidRDefault="00313AC4" w:rsidP="006E2287">
      <w:pPr>
        <w:pStyle w:val="Paragraphedeliste"/>
        <w:numPr>
          <w:ilvl w:val="0"/>
          <w:numId w:val="27"/>
        </w:numPr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  <w:r w:rsidRPr="00212A8E">
        <w:rPr>
          <w:rFonts w:ascii="Calibri" w:eastAsia="Times New Roman" w:hAnsi="Calibri" w:cs="Calibri"/>
          <w:lang w:eastAsia="fr-CA"/>
        </w:rPr>
        <w:t xml:space="preserve">Le cycle de vie d’un </w:t>
      </w:r>
      <w:r w:rsidR="00A97503" w:rsidRPr="00212A8E">
        <w:rPr>
          <w:rFonts w:ascii="Calibri" w:eastAsia="Times New Roman" w:hAnsi="Calibri" w:cs="Calibri"/>
          <w:lang w:eastAsia="fr-CA"/>
        </w:rPr>
        <w:t>incident</w:t>
      </w:r>
      <w:r w:rsidRPr="00212A8E">
        <w:rPr>
          <w:rFonts w:ascii="Calibri" w:eastAsia="Times New Roman" w:hAnsi="Calibri" w:cs="Calibri"/>
          <w:lang w:eastAsia="fr-CA"/>
        </w:rPr>
        <w:t xml:space="preserve"> suit une séquence </w:t>
      </w:r>
      <w:r w:rsidR="009E0607">
        <w:rPr>
          <w:rFonts w:ascii="Calibri" w:eastAsia="Times New Roman" w:hAnsi="Calibri" w:cs="Calibri"/>
          <w:lang w:eastAsia="fr-CA"/>
        </w:rPr>
        <w:t>de statuts</w:t>
      </w:r>
      <w:r w:rsidRPr="00212A8E">
        <w:rPr>
          <w:rFonts w:ascii="Calibri" w:eastAsia="Times New Roman" w:hAnsi="Calibri" w:cs="Calibri"/>
          <w:lang w:eastAsia="fr-CA"/>
        </w:rPr>
        <w:t xml:space="preserve"> logiques</w:t>
      </w:r>
    </w:p>
    <w:p w14:paraId="71E22210" w14:textId="77777777" w:rsidR="00A97503" w:rsidRDefault="00A97503" w:rsidP="000A6558">
      <w:pPr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749B4955" w14:textId="3C1F0805" w:rsidR="00A97503" w:rsidRPr="00DC5665" w:rsidRDefault="009E0607" w:rsidP="00212A8E">
      <w:pPr>
        <w:tabs>
          <w:tab w:val="num" w:pos="360"/>
        </w:tabs>
        <w:spacing w:after="0" w:line="240" w:lineRule="auto"/>
        <w:ind w:left="708"/>
        <w:rPr>
          <w:rFonts w:ascii="Calibri" w:eastAsia="Times New Roman" w:hAnsi="Calibri" w:cs="Calibri"/>
          <w:b/>
          <w:bCs/>
          <w:lang w:eastAsia="fr-CA"/>
        </w:rPr>
      </w:pPr>
      <w:r>
        <w:rPr>
          <w:rFonts w:ascii="Calibri" w:eastAsia="Times New Roman" w:hAnsi="Calibri" w:cs="Calibri"/>
          <w:b/>
          <w:bCs/>
          <w:lang w:eastAsia="fr-CA"/>
        </w:rPr>
        <w:t>Statu</w:t>
      </w:r>
      <w:r w:rsidR="00D16130">
        <w:rPr>
          <w:rFonts w:ascii="Calibri" w:eastAsia="Times New Roman" w:hAnsi="Calibri" w:cs="Calibri"/>
          <w:b/>
          <w:bCs/>
          <w:lang w:eastAsia="fr-CA"/>
        </w:rPr>
        <w:t>t</w:t>
      </w:r>
      <w:r>
        <w:rPr>
          <w:rFonts w:ascii="Calibri" w:eastAsia="Times New Roman" w:hAnsi="Calibri" w:cs="Calibri"/>
          <w:b/>
          <w:bCs/>
          <w:lang w:eastAsia="fr-CA"/>
        </w:rPr>
        <w:t>s</w:t>
      </w:r>
      <w:r w:rsidR="00A97503" w:rsidRPr="00DC5665">
        <w:rPr>
          <w:rFonts w:ascii="Calibri" w:eastAsia="Times New Roman" w:hAnsi="Calibri" w:cs="Calibri"/>
          <w:b/>
          <w:bCs/>
          <w:lang w:eastAsia="fr-CA"/>
        </w:rPr>
        <w:t> :</w:t>
      </w:r>
    </w:p>
    <w:p w14:paraId="27322191" w14:textId="67841603" w:rsidR="00DC5665" w:rsidRPr="00DC5665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Ouvert</w:t>
      </w:r>
      <w:r>
        <w:rPr>
          <w:rFonts w:ascii="Calibri" w:eastAsia="Times New Roman" w:hAnsi="Calibri" w:cs="Calibri"/>
          <w:lang w:eastAsia="fr-CA"/>
        </w:rPr>
        <w:t xml:space="preserve"> (par défaut)</w:t>
      </w:r>
    </w:p>
    <w:p w14:paraId="493E793D" w14:textId="30B56958" w:rsidR="00DC5665" w:rsidRPr="00DC5665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Assigné</w:t>
      </w:r>
    </w:p>
    <w:p w14:paraId="7CBDF086" w14:textId="78D8873E" w:rsidR="00DC5665" w:rsidRPr="00DC5665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En cours</w:t>
      </w:r>
    </w:p>
    <w:p w14:paraId="1DC13CF1" w14:textId="28215876" w:rsidR="00DC5665" w:rsidRPr="00DC5665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En attente</w:t>
      </w:r>
    </w:p>
    <w:p w14:paraId="194BB18F" w14:textId="0698FD1C" w:rsidR="00DC5665" w:rsidRPr="00DC5665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Résolu</w:t>
      </w:r>
    </w:p>
    <w:p w14:paraId="07E783C9" w14:textId="199EB435" w:rsidR="00DC5665" w:rsidRPr="00DC5665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Fermé</w:t>
      </w:r>
    </w:p>
    <w:p w14:paraId="28883114" w14:textId="5065E461" w:rsidR="00A97503" w:rsidRDefault="00DC5665" w:rsidP="006E2287">
      <w:pPr>
        <w:pStyle w:val="Paragraphedeliste"/>
        <w:numPr>
          <w:ilvl w:val="0"/>
          <w:numId w:val="26"/>
        </w:numPr>
        <w:tabs>
          <w:tab w:val="num" w:pos="1068"/>
        </w:tabs>
        <w:spacing w:after="0" w:line="240" w:lineRule="auto"/>
        <w:ind w:left="1428"/>
        <w:rPr>
          <w:rFonts w:ascii="Calibri" w:eastAsia="Times New Roman" w:hAnsi="Calibri" w:cs="Calibri"/>
          <w:lang w:eastAsia="fr-CA"/>
        </w:rPr>
      </w:pPr>
      <w:r w:rsidRPr="00DC5665">
        <w:rPr>
          <w:rFonts w:ascii="Calibri" w:eastAsia="Times New Roman" w:hAnsi="Calibri" w:cs="Calibri"/>
          <w:lang w:eastAsia="fr-CA"/>
        </w:rPr>
        <w:t>Archivé</w:t>
      </w:r>
    </w:p>
    <w:p w14:paraId="53A0CDED" w14:textId="77777777" w:rsidR="00DC5665" w:rsidRDefault="00DC5665" w:rsidP="00DC5665">
      <w:pPr>
        <w:pStyle w:val="Paragraphedeliste"/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2617FD46" w14:textId="0C46DB9F" w:rsidR="00DC5665" w:rsidRDefault="00DC5665" w:rsidP="00212A8E">
      <w:pPr>
        <w:tabs>
          <w:tab w:val="num" w:pos="360"/>
        </w:tabs>
        <w:spacing w:after="0" w:line="240" w:lineRule="auto"/>
        <w:ind w:left="708"/>
        <w:rPr>
          <w:rFonts w:ascii="Calibri" w:eastAsia="Times New Roman" w:hAnsi="Calibri" w:cs="Calibri"/>
          <w:b/>
          <w:bCs/>
          <w:lang w:eastAsia="fr-CA"/>
        </w:rPr>
      </w:pPr>
      <w:r w:rsidRPr="00DC5665">
        <w:rPr>
          <w:rFonts w:ascii="Calibri" w:eastAsia="Times New Roman" w:hAnsi="Calibri" w:cs="Calibri"/>
          <w:b/>
          <w:bCs/>
          <w:lang w:eastAsia="fr-CA"/>
        </w:rPr>
        <w:t>Transitions autorisées</w:t>
      </w:r>
    </w:p>
    <w:p w14:paraId="7087EE0B" w14:textId="77777777" w:rsidR="007A6E2B" w:rsidRDefault="007A6E2B" w:rsidP="00212A8E">
      <w:pPr>
        <w:tabs>
          <w:tab w:val="num" w:pos="360"/>
        </w:tabs>
        <w:spacing w:after="0" w:line="240" w:lineRule="auto"/>
        <w:ind w:left="708"/>
        <w:rPr>
          <w:rFonts w:ascii="Calibri" w:eastAsia="Times New Roman" w:hAnsi="Calibri" w:cs="Calibri"/>
          <w:b/>
          <w:bCs/>
          <w:lang w:eastAsia="fr-CA"/>
        </w:rPr>
      </w:pPr>
    </w:p>
    <w:tbl>
      <w:tblPr>
        <w:tblStyle w:val="Grilledetableauclaire"/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1566"/>
        <w:gridCol w:w="1946"/>
      </w:tblGrid>
      <w:tr w:rsidR="007A6E2B" w:rsidRPr="00407CD5" w14:paraId="7F259220" w14:textId="77777777" w:rsidTr="24292063">
        <w:tc>
          <w:tcPr>
            <w:tcW w:w="0" w:type="auto"/>
            <w:shd w:val="clear" w:color="auto" w:fill="BFBFBF" w:themeFill="background1" w:themeFillShade="BF"/>
            <w:hideMark/>
          </w:tcPr>
          <w:p w14:paraId="1F7E4227" w14:textId="77777777" w:rsidR="007A6E2B" w:rsidRPr="00407CD5" w:rsidRDefault="007A6E2B" w:rsidP="00137BF1">
            <w:pPr>
              <w:jc w:val="center"/>
              <w:rPr>
                <w:rFonts w:cstheme="minorHAnsi"/>
                <w:b/>
                <w:bCs/>
              </w:rPr>
            </w:pPr>
            <w:r w:rsidRPr="00407CD5">
              <w:rPr>
                <w:rFonts w:cstheme="minorHAnsi"/>
                <w:b/>
                <w:bCs/>
              </w:rPr>
              <w:t>De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9BCA81C" w14:textId="77777777" w:rsidR="007A6E2B" w:rsidRPr="00407CD5" w:rsidRDefault="007A6E2B" w:rsidP="00137BF1">
            <w:pPr>
              <w:jc w:val="center"/>
              <w:rPr>
                <w:rFonts w:cstheme="minorHAnsi"/>
                <w:b/>
                <w:bCs/>
              </w:rPr>
            </w:pPr>
            <w:r w:rsidRPr="00407CD5">
              <w:rPr>
                <w:rFonts w:cstheme="minorHAnsi"/>
                <w:b/>
                <w:bCs/>
              </w:rPr>
              <w:t>Vers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58A211F" w14:textId="77777777" w:rsidR="007A6E2B" w:rsidRPr="00407CD5" w:rsidRDefault="007A6E2B" w:rsidP="00137BF1">
            <w:pPr>
              <w:jc w:val="center"/>
              <w:rPr>
                <w:rFonts w:cstheme="minorHAnsi"/>
                <w:b/>
                <w:bCs/>
              </w:rPr>
            </w:pPr>
            <w:r w:rsidRPr="00407CD5">
              <w:rPr>
                <w:rFonts w:cstheme="minorHAnsi"/>
                <w:b/>
                <w:bCs/>
              </w:rPr>
              <w:t>Par</w:t>
            </w:r>
          </w:p>
        </w:tc>
      </w:tr>
      <w:tr w:rsidR="007A6E2B" w:rsidRPr="00407CD5" w14:paraId="1FD46C69" w14:textId="77777777" w:rsidTr="24292063">
        <w:tc>
          <w:tcPr>
            <w:tcW w:w="0" w:type="auto"/>
            <w:hideMark/>
          </w:tcPr>
          <w:p w14:paraId="5F63DD18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Ouvert</w:t>
            </w:r>
          </w:p>
        </w:tc>
        <w:tc>
          <w:tcPr>
            <w:tcW w:w="0" w:type="auto"/>
            <w:hideMark/>
          </w:tcPr>
          <w:p w14:paraId="1525CB25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commentRangeStart w:id="35"/>
            <w:r w:rsidRPr="00407CD5">
              <w:rPr>
                <w:rFonts w:cstheme="minorHAnsi"/>
              </w:rPr>
              <w:t>Assigné</w:t>
            </w:r>
            <w:commentRangeEnd w:id="35"/>
            <w:r w:rsidR="00DC455F" w:rsidRPr="00407CD5">
              <w:rPr>
                <w:rStyle w:val="Marquedecommentaire"/>
                <w:rFonts w:cstheme="minorHAnsi"/>
                <w:sz w:val="22"/>
                <w:szCs w:val="22"/>
              </w:rPr>
              <w:commentReference w:id="35"/>
            </w:r>
          </w:p>
        </w:tc>
        <w:tc>
          <w:tcPr>
            <w:tcW w:w="0" w:type="auto"/>
            <w:hideMark/>
          </w:tcPr>
          <w:p w14:paraId="65EF13B8" w14:textId="77777777" w:rsidR="007A6E2B" w:rsidRPr="00407CD5" w:rsidRDefault="620F7D75" w:rsidP="007A6E2B">
            <w:pPr>
              <w:spacing w:after="160"/>
            </w:pPr>
            <w:r>
              <w:t>Admin / Technicien</w:t>
            </w:r>
          </w:p>
        </w:tc>
      </w:tr>
      <w:tr w:rsidR="007A6E2B" w:rsidRPr="00407CD5" w14:paraId="4B0DA956" w14:textId="77777777" w:rsidTr="24292063">
        <w:tc>
          <w:tcPr>
            <w:tcW w:w="0" w:type="auto"/>
            <w:hideMark/>
          </w:tcPr>
          <w:p w14:paraId="334FC792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Assigné</w:t>
            </w:r>
          </w:p>
        </w:tc>
        <w:tc>
          <w:tcPr>
            <w:tcW w:w="0" w:type="auto"/>
            <w:hideMark/>
          </w:tcPr>
          <w:p w14:paraId="16A7F433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En cours</w:t>
            </w:r>
          </w:p>
        </w:tc>
        <w:tc>
          <w:tcPr>
            <w:tcW w:w="0" w:type="auto"/>
            <w:hideMark/>
          </w:tcPr>
          <w:p w14:paraId="444FF8EE" w14:textId="6C7CB007" w:rsidR="007A6E2B" w:rsidRPr="00407CD5" w:rsidRDefault="00BB70E1" w:rsidP="007A6E2B">
            <w:pPr>
              <w:spacing w:after="160"/>
            </w:pPr>
            <w:r w:rsidRPr="31DE143C">
              <w:t>Admin / Technicien</w:t>
            </w:r>
          </w:p>
        </w:tc>
      </w:tr>
      <w:tr w:rsidR="007A6E2B" w:rsidRPr="00407CD5" w14:paraId="49C646C4" w14:textId="77777777" w:rsidTr="24292063">
        <w:tc>
          <w:tcPr>
            <w:tcW w:w="0" w:type="auto"/>
            <w:hideMark/>
          </w:tcPr>
          <w:p w14:paraId="66263124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En cours</w:t>
            </w:r>
          </w:p>
        </w:tc>
        <w:tc>
          <w:tcPr>
            <w:tcW w:w="0" w:type="auto"/>
            <w:hideMark/>
          </w:tcPr>
          <w:p w14:paraId="6238174E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En attente</w:t>
            </w:r>
          </w:p>
        </w:tc>
        <w:tc>
          <w:tcPr>
            <w:tcW w:w="0" w:type="auto"/>
            <w:hideMark/>
          </w:tcPr>
          <w:p w14:paraId="1CE2F463" w14:textId="2E638065" w:rsidR="007A6E2B" w:rsidRPr="00407CD5" w:rsidRDefault="00BB70E1" w:rsidP="007A6E2B">
            <w:pPr>
              <w:spacing w:after="160"/>
              <w:rPr>
                <w:rFonts w:cstheme="minorHAnsi"/>
              </w:rPr>
            </w:pPr>
            <w:r w:rsidRPr="31DE143C">
              <w:t>Admin / Technicien</w:t>
            </w:r>
          </w:p>
        </w:tc>
      </w:tr>
      <w:tr w:rsidR="007A6E2B" w:rsidRPr="00407CD5" w14:paraId="566439AC" w14:textId="77777777" w:rsidTr="24292063">
        <w:tc>
          <w:tcPr>
            <w:tcW w:w="0" w:type="auto"/>
            <w:hideMark/>
          </w:tcPr>
          <w:p w14:paraId="5695AE02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En attente</w:t>
            </w:r>
          </w:p>
        </w:tc>
        <w:tc>
          <w:tcPr>
            <w:tcW w:w="0" w:type="auto"/>
            <w:hideMark/>
          </w:tcPr>
          <w:p w14:paraId="474176A4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En cours</w:t>
            </w:r>
          </w:p>
        </w:tc>
        <w:tc>
          <w:tcPr>
            <w:tcW w:w="0" w:type="auto"/>
            <w:hideMark/>
          </w:tcPr>
          <w:p w14:paraId="35714B58" w14:textId="2BE6E787" w:rsidR="007A6E2B" w:rsidRPr="00407CD5" w:rsidRDefault="4171B779" w:rsidP="24292063">
            <w:pPr>
              <w:spacing w:after="160"/>
            </w:pPr>
            <w:r>
              <w:t>Admin / Technicien</w:t>
            </w:r>
          </w:p>
        </w:tc>
      </w:tr>
      <w:tr w:rsidR="007A6E2B" w:rsidRPr="00407CD5" w14:paraId="2FF51828" w14:textId="77777777" w:rsidTr="24292063">
        <w:tc>
          <w:tcPr>
            <w:tcW w:w="0" w:type="auto"/>
            <w:hideMark/>
          </w:tcPr>
          <w:p w14:paraId="5E0558FE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En cours</w:t>
            </w:r>
          </w:p>
        </w:tc>
        <w:tc>
          <w:tcPr>
            <w:tcW w:w="0" w:type="auto"/>
            <w:hideMark/>
          </w:tcPr>
          <w:p w14:paraId="0E33FC7E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Résolu</w:t>
            </w:r>
          </w:p>
        </w:tc>
        <w:tc>
          <w:tcPr>
            <w:tcW w:w="0" w:type="auto"/>
            <w:hideMark/>
          </w:tcPr>
          <w:p w14:paraId="7B6A16AE" w14:textId="0BDD2137" w:rsidR="007A6E2B" w:rsidRPr="00407CD5" w:rsidRDefault="4171B779" w:rsidP="24292063">
            <w:pPr>
              <w:spacing w:after="160"/>
            </w:pPr>
            <w:r>
              <w:t>Admin / Technicien</w:t>
            </w:r>
          </w:p>
        </w:tc>
      </w:tr>
      <w:tr w:rsidR="007A6E2B" w:rsidRPr="00407CD5" w14:paraId="0B8133A7" w14:textId="77777777" w:rsidTr="24292063">
        <w:tc>
          <w:tcPr>
            <w:tcW w:w="0" w:type="auto"/>
            <w:hideMark/>
          </w:tcPr>
          <w:p w14:paraId="68AC959D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Résolu</w:t>
            </w:r>
          </w:p>
        </w:tc>
        <w:tc>
          <w:tcPr>
            <w:tcW w:w="0" w:type="auto"/>
            <w:hideMark/>
          </w:tcPr>
          <w:p w14:paraId="3FF49522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Fermé</w:t>
            </w:r>
          </w:p>
        </w:tc>
        <w:tc>
          <w:tcPr>
            <w:tcW w:w="0" w:type="auto"/>
            <w:hideMark/>
          </w:tcPr>
          <w:p w14:paraId="2509FED0" w14:textId="47730FFD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Client</w:t>
            </w:r>
            <w:r w:rsidR="00BB70E1">
              <w:rPr>
                <w:rFonts w:cstheme="minorHAnsi"/>
              </w:rPr>
              <w:t xml:space="preserve"> /Admin</w:t>
            </w:r>
          </w:p>
        </w:tc>
      </w:tr>
      <w:tr w:rsidR="007A6E2B" w:rsidRPr="00407CD5" w14:paraId="1D6E9ED2" w14:textId="77777777" w:rsidTr="24292063">
        <w:tc>
          <w:tcPr>
            <w:tcW w:w="0" w:type="auto"/>
            <w:hideMark/>
          </w:tcPr>
          <w:p w14:paraId="76A74915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Fermé</w:t>
            </w:r>
          </w:p>
        </w:tc>
        <w:tc>
          <w:tcPr>
            <w:tcW w:w="0" w:type="auto"/>
            <w:hideMark/>
          </w:tcPr>
          <w:p w14:paraId="0AABAC69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Archivé</w:t>
            </w:r>
          </w:p>
        </w:tc>
        <w:tc>
          <w:tcPr>
            <w:tcW w:w="0" w:type="auto"/>
            <w:hideMark/>
          </w:tcPr>
          <w:p w14:paraId="7701DC55" w14:textId="77777777" w:rsidR="007A6E2B" w:rsidRPr="00407CD5" w:rsidRDefault="007A6E2B" w:rsidP="007A6E2B">
            <w:pPr>
              <w:spacing w:after="160"/>
              <w:rPr>
                <w:rFonts w:cstheme="minorHAnsi"/>
              </w:rPr>
            </w:pPr>
            <w:r w:rsidRPr="00407CD5">
              <w:rPr>
                <w:rFonts w:cstheme="minorHAnsi"/>
              </w:rPr>
              <w:t>Admin</w:t>
            </w:r>
          </w:p>
        </w:tc>
      </w:tr>
    </w:tbl>
    <w:p w14:paraId="6349C48C" w14:textId="77777777" w:rsidR="007A6E2B" w:rsidRDefault="007A6E2B" w:rsidP="00DC5665">
      <w:pPr>
        <w:tabs>
          <w:tab w:val="num" w:pos="360"/>
        </w:tabs>
        <w:spacing w:after="0" w:line="240" w:lineRule="auto"/>
        <w:rPr>
          <w:rFonts w:ascii="Calibri" w:eastAsia="Times New Roman" w:hAnsi="Calibri" w:cs="Calibri"/>
          <w:b/>
          <w:bCs/>
          <w:lang w:eastAsia="fr-CA"/>
        </w:rPr>
      </w:pPr>
    </w:p>
    <w:p w14:paraId="579C4745" w14:textId="7FA11FB7" w:rsidR="00EF3BCF" w:rsidRPr="00416BA0" w:rsidRDefault="00EF3BCF" w:rsidP="00416BA0">
      <w:pPr>
        <w:tabs>
          <w:tab w:val="num" w:pos="360"/>
        </w:tabs>
        <w:spacing w:after="0" w:line="240" w:lineRule="auto"/>
        <w:ind w:left="708"/>
        <w:rPr>
          <w:rFonts w:ascii="Calibri" w:eastAsia="Times New Roman" w:hAnsi="Calibri" w:cs="Calibri"/>
          <w:b/>
          <w:bCs/>
          <w:lang w:eastAsia="fr-CA"/>
        </w:rPr>
      </w:pPr>
      <w:commentRangeStart w:id="36"/>
      <w:commentRangeStart w:id="37"/>
      <w:r w:rsidRPr="00EF3BCF">
        <w:rPr>
          <w:rFonts w:ascii="Calibri" w:eastAsia="Times New Roman" w:hAnsi="Calibri" w:cs="Calibri"/>
          <w:b/>
          <w:bCs/>
          <w:lang w:eastAsia="fr-CA"/>
        </w:rPr>
        <w:t>Règles importantes</w:t>
      </w:r>
      <w:commentRangeEnd w:id="36"/>
      <w:r w:rsidR="004C1E4B" w:rsidRPr="00416BA0">
        <w:rPr>
          <w:rStyle w:val="Marquedecommentaire"/>
          <w:rFonts w:ascii="Calibri" w:eastAsia="Times New Roman" w:hAnsi="Calibri" w:cs="Calibri"/>
          <w:b/>
          <w:bCs/>
          <w:sz w:val="22"/>
          <w:szCs w:val="22"/>
          <w:lang w:eastAsia="fr-CA"/>
        </w:rPr>
        <w:commentReference w:id="36"/>
      </w:r>
      <w:commentRangeEnd w:id="37"/>
      <w:r w:rsidRPr="00416BA0">
        <w:rPr>
          <w:rStyle w:val="Marquedecommentaire"/>
          <w:rFonts w:ascii="Calibri" w:eastAsia="Times New Roman" w:hAnsi="Calibri" w:cs="Calibri"/>
          <w:b/>
          <w:bCs/>
          <w:sz w:val="22"/>
          <w:szCs w:val="22"/>
          <w:lang w:eastAsia="fr-CA"/>
        </w:rPr>
        <w:commentReference w:id="37"/>
      </w:r>
    </w:p>
    <w:p w14:paraId="666E23EA" w14:textId="24C9C2B5" w:rsidR="00416BA0" w:rsidRPr="00EF3BCF" w:rsidRDefault="7B94BDD1" w:rsidP="24292063">
      <w:pPr>
        <w:pStyle w:val="Paragraphedeliste"/>
        <w:numPr>
          <w:ilvl w:val="0"/>
          <w:numId w:val="24"/>
        </w:numPr>
        <w:spacing w:after="0" w:line="240" w:lineRule="auto"/>
        <w:ind w:left="1422" w:hanging="357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 xml:space="preserve">Seul l’administrateur peut assigner un ticket à un autre </w:t>
      </w:r>
      <w:r w:rsidR="4206BE19" w:rsidRPr="24292063">
        <w:rPr>
          <w:rFonts w:ascii="Calibri" w:eastAsia="Times New Roman" w:hAnsi="Calibri" w:cs="Calibri"/>
          <w:lang w:eastAsia="fr-CA"/>
        </w:rPr>
        <w:t>technicien</w:t>
      </w:r>
      <w:ins w:id="38" w:author="Nouha Bouteldja" w:date="2026-04-02T01:02:00Z" w16du:dateUtc="2026-04-02T01:02:42Z">
        <w:r w:rsidR="17CCE854" w:rsidRPr="24292063">
          <w:rPr>
            <w:rFonts w:ascii="Calibri" w:eastAsia="Times New Roman" w:hAnsi="Calibri" w:cs="Calibri"/>
            <w:lang w:eastAsia="fr-CA"/>
          </w:rPr>
          <w:t>.</w:t>
        </w:r>
      </w:ins>
    </w:p>
    <w:p w14:paraId="2166F876" w14:textId="630F62E3" w:rsidR="00EF3BCF" w:rsidRPr="00EF3BCF" w:rsidRDefault="47EAECB7" w:rsidP="24292063">
      <w:pPr>
        <w:pStyle w:val="Paragraphedeliste"/>
        <w:numPr>
          <w:ilvl w:val="0"/>
          <w:numId w:val="24"/>
        </w:numPr>
        <w:spacing w:after="0" w:line="240" w:lineRule="auto"/>
        <w:ind w:left="1422" w:hanging="357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>Impossible de modifier un ticket archivé</w:t>
      </w:r>
      <w:ins w:id="39" w:author="Nouha Bouteldja" w:date="2026-04-02T01:02:00Z" w16du:dateUtc="2026-04-02T01:02:43Z">
        <w:r w:rsidR="17CCE854" w:rsidRPr="24292063">
          <w:rPr>
            <w:rFonts w:ascii="Calibri" w:eastAsia="Times New Roman" w:hAnsi="Calibri" w:cs="Calibri"/>
            <w:lang w:eastAsia="fr-CA"/>
          </w:rPr>
          <w:t>.</w:t>
        </w:r>
      </w:ins>
    </w:p>
    <w:p w14:paraId="06568AE8" w14:textId="0BD82BE1" w:rsidR="00EF3BCF" w:rsidRPr="00EF3BCF" w:rsidRDefault="47EAECB7" w:rsidP="24292063">
      <w:pPr>
        <w:pStyle w:val="Paragraphedeliste"/>
        <w:numPr>
          <w:ilvl w:val="0"/>
          <w:numId w:val="24"/>
        </w:numPr>
        <w:spacing w:after="0" w:line="240" w:lineRule="auto"/>
        <w:ind w:left="1422" w:hanging="357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 xml:space="preserve">Seul le </w:t>
      </w:r>
      <w:r w:rsidR="10D9B82C" w:rsidRPr="24292063">
        <w:rPr>
          <w:rFonts w:ascii="Calibri" w:eastAsia="Times New Roman" w:hAnsi="Calibri" w:cs="Calibri"/>
          <w:lang w:eastAsia="fr-CA"/>
        </w:rPr>
        <w:t>client</w:t>
      </w:r>
      <w:r w:rsidRPr="24292063">
        <w:rPr>
          <w:rFonts w:ascii="Calibri" w:eastAsia="Times New Roman" w:hAnsi="Calibri" w:cs="Calibri"/>
          <w:lang w:eastAsia="fr-CA"/>
        </w:rPr>
        <w:t xml:space="preserve"> </w:t>
      </w:r>
      <w:r w:rsidR="530FB73F" w:rsidRPr="24292063">
        <w:rPr>
          <w:rFonts w:ascii="Calibri" w:eastAsia="Times New Roman" w:hAnsi="Calibri" w:cs="Calibri"/>
          <w:lang w:eastAsia="fr-CA"/>
        </w:rPr>
        <w:t xml:space="preserve">ou l’administrateur </w:t>
      </w:r>
      <w:r w:rsidRPr="24292063">
        <w:rPr>
          <w:rFonts w:ascii="Calibri" w:eastAsia="Times New Roman" w:hAnsi="Calibri" w:cs="Calibri"/>
          <w:lang w:eastAsia="fr-CA"/>
        </w:rPr>
        <w:t>peut fermer</w:t>
      </w:r>
      <w:r w:rsidR="75D685C2" w:rsidRPr="24292063">
        <w:rPr>
          <w:rFonts w:ascii="Calibri" w:eastAsia="Times New Roman" w:hAnsi="Calibri" w:cs="Calibri"/>
          <w:lang w:eastAsia="fr-CA"/>
        </w:rPr>
        <w:t xml:space="preserve"> un ticket</w:t>
      </w:r>
      <w:ins w:id="40" w:author="Nouha Bouteldja" w:date="2026-04-02T01:02:00Z" w16du:dateUtc="2026-04-02T01:02:44Z">
        <w:r w:rsidR="7A674057" w:rsidRPr="24292063">
          <w:rPr>
            <w:rFonts w:ascii="Calibri" w:eastAsia="Times New Roman" w:hAnsi="Calibri" w:cs="Calibri"/>
            <w:lang w:eastAsia="fr-CA"/>
          </w:rPr>
          <w:t>.</w:t>
        </w:r>
      </w:ins>
    </w:p>
    <w:p w14:paraId="0563A0CC" w14:textId="3BF6B137" w:rsidR="00EF3BCF" w:rsidRDefault="47EAECB7" w:rsidP="24292063">
      <w:pPr>
        <w:pStyle w:val="Paragraphedeliste"/>
        <w:numPr>
          <w:ilvl w:val="0"/>
          <w:numId w:val="24"/>
        </w:numPr>
        <w:spacing w:after="0" w:line="240" w:lineRule="auto"/>
        <w:ind w:left="1422" w:hanging="357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 xml:space="preserve">Seul </w:t>
      </w:r>
      <w:r w:rsidR="75D685C2" w:rsidRPr="24292063">
        <w:rPr>
          <w:rFonts w:ascii="Calibri" w:eastAsia="Times New Roman" w:hAnsi="Calibri" w:cs="Calibri"/>
          <w:lang w:eastAsia="fr-CA"/>
        </w:rPr>
        <w:t xml:space="preserve">un </w:t>
      </w:r>
      <w:r w:rsidRPr="24292063">
        <w:rPr>
          <w:rFonts w:ascii="Calibri" w:eastAsia="Times New Roman" w:hAnsi="Calibri" w:cs="Calibri"/>
          <w:lang w:eastAsia="fr-CA"/>
        </w:rPr>
        <w:t>admin</w:t>
      </w:r>
      <w:r w:rsidR="75D685C2" w:rsidRPr="24292063">
        <w:rPr>
          <w:rFonts w:ascii="Calibri" w:eastAsia="Times New Roman" w:hAnsi="Calibri" w:cs="Calibri"/>
          <w:lang w:eastAsia="fr-CA"/>
        </w:rPr>
        <w:t>istrateur</w:t>
      </w:r>
      <w:r w:rsidRPr="24292063">
        <w:rPr>
          <w:rFonts w:ascii="Calibri" w:eastAsia="Times New Roman" w:hAnsi="Calibri" w:cs="Calibri"/>
          <w:lang w:eastAsia="fr-CA"/>
        </w:rPr>
        <w:t xml:space="preserve"> peut archiver</w:t>
      </w:r>
      <w:r w:rsidR="75D685C2" w:rsidRPr="24292063">
        <w:rPr>
          <w:rFonts w:ascii="Calibri" w:eastAsia="Times New Roman" w:hAnsi="Calibri" w:cs="Calibri"/>
          <w:lang w:eastAsia="fr-CA"/>
        </w:rPr>
        <w:t xml:space="preserve"> un ticket</w:t>
      </w:r>
      <w:ins w:id="41" w:author="Nouha Bouteldja" w:date="2026-04-02T01:02:00Z" w16du:dateUtc="2026-04-02T01:02:45Z">
        <w:r w:rsidR="1ECBA859" w:rsidRPr="24292063">
          <w:rPr>
            <w:rFonts w:ascii="Calibri" w:eastAsia="Times New Roman" w:hAnsi="Calibri" w:cs="Calibri"/>
            <w:lang w:eastAsia="fr-CA"/>
          </w:rPr>
          <w:t>.</w:t>
        </w:r>
      </w:ins>
    </w:p>
    <w:p w14:paraId="26FDA28D" w14:textId="77777777" w:rsidR="00212A8E" w:rsidRDefault="00212A8E" w:rsidP="00212A8E">
      <w:pPr>
        <w:pStyle w:val="Paragraphedeliste"/>
        <w:spacing w:after="0" w:line="240" w:lineRule="auto"/>
        <w:ind w:left="1422"/>
        <w:rPr>
          <w:rFonts w:ascii="Calibri" w:eastAsia="Times New Roman" w:hAnsi="Calibri" w:cs="Calibri"/>
          <w:bCs/>
          <w:lang w:eastAsia="fr-CA"/>
        </w:rPr>
      </w:pPr>
    </w:p>
    <w:p w14:paraId="3B70F6F0" w14:textId="77777777" w:rsidR="00DC5665" w:rsidRDefault="00DC5665" w:rsidP="00DC5665">
      <w:pPr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4A70E62C" w14:textId="77777777" w:rsidR="006D2838" w:rsidRDefault="006D2838" w:rsidP="00DC5665">
      <w:pPr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39D13AB2" w14:textId="77777777" w:rsidR="006D2838" w:rsidRDefault="006D2838" w:rsidP="00DC5665">
      <w:pPr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7A1C3729" w14:textId="77777777" w:rsidR="006D2838" w:rsidRPr="00DC5665" w:rsidRDefault="006D2838" w:rsidP="00DC5665">
      <w:pPr>
        <w:tabs>
          <w:tab w:val="num" w:pos="360"/>
        </w:tabs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3B8AA0F2" w14:textId="0BF1CD2A" w:rsidR="004C1E4B" w:rsidRPr="00DB0DBA" w:rsidRDefault="004C1E4B" w:rsidP="00DB0DBA">
      <w:pPr>
        <w:pStyle w:val="Paragraphedeliste"/>
        <w:numPr>
          <w:ilvl w:val="0"/>
          <w:numId w:val="24"/>
        </w:numPr>
        <w:spacing w:after="0" w:line="240" w:lineRule="auto"/>
        <w:rPr>
          <w:rFonts w:ascii="Calibri" w:eastAsia="Times New Roman" w:hAnsi="Calibri" w:cs="Calibri"/>
          <w:b/>
          <w:lang w:eastAsia="fr-CA"/>
        </w:rPr>
      </w:pPr>
      <w:r w:rsidRPr="00DB0DBA">
        <w:rPr>
          <w:rFonts w:ascii="Calibri" w:eastAsia="Times New Roman" w:hAnsi="Calibri" w:cs="Calibri"/>
          <w:b/>
          <w:lang w:eastAsia="fr-CA"/>
        </w:rPr>
        <w:t>Système de commentaires</w:t>
      </w:r>
      <w:r w:rsidR="00236B57" w:rsidRPr="00DB0DBA">
        <w:rPr>
          <w:rFonts w:ascii="Calibri" w:eastAsia="Times New Roman" w:hAnsi="Calibri" w:cs="Calibri"/>
          <w:b/>
          <w:lang w:eastAsia="fr-CA"/>
        </w:rPr>
        <w:t xml:space="preserve"> dans </w:t>
      </w:r>
      <w:commentRangeStart w:id="42"/>
      <w:r w:rsidR="00236B57" w:rsidRPr="00DB0DBA">
        <w:rPr>
          <w:rFonts w:ascii="Calibri" w:eastAsia="Times New Roman" w:hAnsi="Calibri" w:cs="Calibri"/>
          <w:b/>
          <w:lang w:eastAsia="fr-CA"/>
        </w:rPr>
        <w:t>un</w:t>
      </w:r>
      <w:commentRangeEnd w:id="42"/>
      <w:r w:rsidRPr="00DB0DBA">
        <w:rPr>
          <w:rStyle w:val="Marquedecommentaire"/>
          <w:rFonts w:ascii="Calibri" w:eastAsia="Times New Roman" w:hAnsi="Calibri" w:cs="Calibri"/>
          <w:b/>
          <w:sz w:val="22"/>
          <w:szCs w:val="22"/>
          <w:lang w:eastAsia="fr-CA"/>
        </w:rPr>
        <w:commentReference w:id="42"/>
      </w:r>
      <w:r w:rsidR="00236B57" w:rsidRPr="00DB0DBA">
        <w:rPr>
          <w:rFonts w:ascii="Calibri" w:eastAsia="Times New Roman" w:hAnsi="Calibri" w:cs="Calibri"/>
          <w:b/>
          <w:lang w:eastAsia="fr-CA"/>
        </w:rPr>
        <w:t xml:space="preserve"> ticket</w:t>
      </w:r>
    </w:p>
    <w:p w14:paraId="66B687D8" w14:textId="77777777" w:rsidR="0053214D" w:rsidRDefault="0053214D" w:rsidP="00BB5154">
      <w:pPr>
        <w:spacing w:after="0" w:line="240" w:lineRule="auto"/>
        <w:rPr>
          <w:rFonts w:ascii="Calibri" w:eastAsia="Times New Roman" w:hAnsi="Calibri" w:cs="Calibri"/>
          <w:b/>
          <w:lang w:eastAsia="fr-CA"/>
        </w:rPr>
      </w:pPr>
    </w:p>
    <w:p w14:paraId="518EB6D6" w14:textId="08051DE4" w:rsidR="0053214D" w:rsidRPr="006D2838" w:rsidRDefault="00000276" w:rsidP="00372D4D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b/>
          <w:lang w:eastAsia="fr-CA"/>
        </w:rPr>
      </w:pPr>
      <w:r>
        <w:rPr>
          <w:rFonts w:ascii="Calibri" w:eastAsia="Times New Roman" w:hAnsi="Calibri" w:cs="Calibri"/>
          <w:bCs/>
          <w:lang w:eastAsia="fr-CA"/>
        </w:rPr>
        <w:t>Un administr</w:t>
      </w:r>
      <w:r w:rsidR="007E4682">
        <w:rPr>
          <w:rFonts w:ascii="Calibri" w:eastAsia="Times New Roman" w:hAnsi="Calibri" w:cs="Calibri"/>
          <w:bCs/>
          <w:lang w:eastAsia="fr-CA"/>
        </w:rPr>
        <w:t>ateur, le client qui a ouvert le ticket et le technicien responsable peuvent ajouter des commentaires.</w:t>
      </w:r>
    </w:p>
    <w:p w14:paraId="3C0C6C2F" w14:textId="77777777" w:rsidR="006D2838" w:rsidRPr="0053214D" w:rsidRDefault="006D2838" w:rsidP="00372D4D">
      <w:pPr>
        <w:pStyle w:val="Paragraphedeliste"/>
        <w:spacing w:after="0" w:line="240" w:lineRule="auto"/>
        <w:ind w:left="1068"/>
        <w:rPr>
          <w:rFonts w:ascii="Calibri" w:eastAsia="Times New Roman" w:hAnsi="Calibri" w:cs="Calibri"/>
          <w:b/>
          <w:lang w:eastAsia="fr-CA"/>
        </w:rPr>
      </w:pPr>
    </w:p>
    <w:p w14:paraId="5AB53F26" w14:textId="0983A9B4" w:rsidR="004C1E4B" w:rsidRPr="006D2838" w:rsidRDefault="00A457A8" w:rsidP="00372D4D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bCs/>
          <w:lang w:eastAsia="fr-CA"/>
        </w:rPr>
      </w:pPr>
      <w:r w:rsidRPr="006D2838">
        <w:rPr>
          <w:rFonts w:ascii="Calibri" w:eastAsia="Times New Roman" w:hAnsi="Calibri" w:cs="Calibri"/>
          <w:lang w:eastAsia="fr-CA"/>
        </w:rPr>
        <w:t xml:space="preserve">Un commentaire </w:t>
      </w:r>
      <w:r w:rsidR="006147FC" w:rsidRPr="006D2838">
        <w:rPr>
          <w:rFonts w:ascii="Calibri" w:eastAsia="Times New Roman" w:hAnsi="Calibri" w:cs="Calibri"/>
          <w:lang w:eastAsia="fr-CA"/>
        </w:rPr>
        <w:t xml:space="preserve">doit respecter les contraintes </w:t>
      </w:r>
      <w:hyperlink w:anchor="_ChoixReponse" w:history="1">
        <w:r w:rsidR="006147FC" w:rsidRPr="006D2838">
          <w:rPr>
            <w:rStyle w:val="Lienhypertexte"/>
            <w:rFonts w:ascii="Calibri" w:eastAsia="Times New Roman" w:hAnsi="Calibri" w:cs="Calibri"/>
            <w:lang w:eastAsia="fr-CA"/>
          </w:rPr>
          <w:t>suivantes</w:t>
        </w:r>
      </w:hyperlink>
      <w:r w:rsidRPr="006D2838">
        <w:rPr>
          <w:rFonts w:ascii="Calibri" w:eastAsia="Times New Roman" w:hAnsi="Calibri" w:cs="Calibri"/>
          <w:lang w:eastAsia="fr-CA"/>
        </w:rPr>
        <w:t>.</w:t>
      </w:r>
    </w:p>
    <w:p w14:paraId="3BFEEE79" w14:textId="42FE3E88" w:rsidR="004C1E4B" w:rsidRPr="006D2838" w:rsidRDefault="004C1E4B" w:rsidP="00372D4D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bCs/>
          <w:lang w:eastAsia="fr-CA"/>
        </w:rPr>
      </w:pPr>
      <w:r w:rsidRPr="006D2838">
        <w:rPr>
          <w:rFonts w:ascii="Calibri" w:eastAsia="Times New Roman" w:hAnsi="Calibri" w:cs="Calibri"/>
          <w:bCs/>
          <w:lang w:eastAsia="fr-CA"/>
        </w:rPr>
        <w:t>Il peu</w:t>
      </w:r>
      <w:r w:rsidR="00F733B6" w:rsidRPr="006D2838">
        <w:rPr>
          <w:rFonts w:ascii="Calibri" w:eastAsia="Times New Roman" w:hAnsi="Calibri" w:cs="Calibri"/>
          <w:bCs/>
          <w:lang w:eastAsia="fr-CA"/>
        </w:rPr>
        <w:t>t</w:t>
      </w:r>
      <w:r w:rsidRPr="006D2838">
        <w:rPr>
          <w:rFonts w:ascii="Calibri" w:eastAsia="Times New Roman" w:hAnsi="Calibri" w:cs="Calibri"/>
          <w:bCs/>
          <w:lang w:eastAsia="fr-CA"/>
        </w:rPr>
        <w:t xml:space="preserve"> y avoir deux type</w:t>
      </w:r>
      <w:r w:rsidR="00F733B6" w:rsidRPr="006D2838">
        <w:rPr>
          <w:rFonts w:ascii="Calibri" w:eastAsia="Times New Roman" w:hAnsi="Calibri" w:cs="Calibri"/>
          <w:bCs/>
          <w:lang w:eastAsia="fr-CA"/>
        </w:rPr>
        <w:t>s</w:t>
      </w:r>
      <w:r w:rsidRPr="006D2838">
        <w:rPr>
          <w:rFonts w:ascii="Calibri" w:eastAsia="Times New Roman" w:hAnsi="Calibri" w:cs="Calibri"/>
          <w:bCs/>
          <w:lang w:eastAsia="fr-CA"/>
        </w:rPr>
        <w:t xml:space="preserve"> de commentaire</w:t>
      </w:r>
      <w:r w:rsidR="00F733B6" w:rsidRPr="006D2838">
        <w:rPr>
          <w:rFonts w:ascii="Calibri" w:eastAsia="Times New Roman" w:hAnsi="Calibri" w:cs="Calibri"/>
          <w:bCs/>
          <w:lang w:eastAsia="fr-CA"/>
        </w:rPr>
        <w:t xml:space="preserve"> : </w:t>
      </w:r>
    </w:p>
    <w:p w14:paraId="3E6A5B15" w14:textId="03479871" w:rsidR="00F733B6" w:rsidRPr="006D2838" w:rsidRDefault="519EECD6" w:rsidP="24292063">
      <w:pPr>
        <w:pStyle w:val="Paragraphedeliste"/>
        <w:numPr>
          <w:ilvl w:val="1"/>
          <w:numId w:val="31"/>
        </w:numPr>
        <w:spacing w:after="0" w:line="240" w:lineRule="auto"/>
        <w:ind w:left="1788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b/>
          <w:bCs/>
          <w:lang w:eastAsia="fr-CA"/>
        </w:rPr>
        <w:t>Publics</w:t>
      </w:r>
      <w:r w:rsidRPr="24292063">
        <w:rPr>
          <w:rFonts w:ascii="Calibri" w:eastAsia="Times New Roman" w:hAnsi="Calibri" w:cs="Calibri"/>
          <w:lang w:eastAsia="fr-CA"/>
        </w:rPr>
        <w:t xml:space="preserve"> (visibles au </w:t>
      </w:r>
      <w:commentRangeStart w:id="43"/>
      <w:r w:rsidRPr="24292063">
        <w:rPr>
          <w:rFonts w:ascii="Calibri" w:eastAsia="Times New Roman" w:hAnsi="Calibri" w:cs="Calibri"/>
          <w:lang w:eastAsia="fr-CA"/>
        </w:rPr>
        <w:t>client</w:t>
      </w:r>
      <w:commentRangeEnd w:id="43"/>
      <w:r w:rsidR="00F733B6" w:rsidRPr="24292063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43"/>
      </w:r>
      <w:r w:rsidRPr="24292063">
        <w:rPr>
          <w:rFonts w:ascii="Calibri" w:eastAsia="Times New Roman" w:hAnsi="Calibri" w:cs="Calibri"/>
          <w:lang w:eastAsia="fr-CA"/>
        </w:rPr>
        <w:t>)</w:t>
      </w:r>
    </w:p>
    <w:p w14:paraId="142A9905" w14:textId="11F4A682" w:rsidR="00A457A8" w:rsidRDefault="519EECD6" w:rsidP="24292063">
      <w:pPr>
        <w:pStyle w:val="Paragraphedeliste"/>
        <w:numPr>
          <w:ilvl w:val="1"/>
          <w:numId w:val="31"/>
        </w:numPr>
        <w:spacing w:after="0" w:line="240" w:lineRule="auto"/>
        <w:ind w:left="1788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b/>
          <w:bCs/>
          <w:lang w:eastAsia="fr-CA"/>
        </w:rPr>
        <w:t>Internes</w:t>
      </w:r>
      <w:r w:rsidRPr="24292063">
        <w:rPr>
          <w:rFonts w:ascii="Calibri" w:eastAsia="Times New Roman" w:hAnsi="Calibri" w:cs="Calibri"/>
          <w:lang w:eastAsia="fr-CA"/>
        </w:rPr>
        <w:t xml:space="preserve"> (</w:t>
      </w:r>
      <w:ins w:id="44" w:author="Nouha Bouteldja" w:date="2026-04-02T01:04:00Z" w16du:dateUtc="2026-04-02T01:04:51Z">
        <w:r w:rsidR="07028D42" w:rsidRPr="24292063">
          <w:rPr>
            <w:rFonts w:ascii="Calibri" w:eastAsia="Times New Roman" w:hAnsi="Calibri" w:cs="Calibri"/>
            <w:lang w:eastAsia="fr-CA"/>
          </w:rPr>
          <w:t xml:space="preserve">visibles aux </w:t>
        </w:r>
      </w:ins>
      <w:r w:rsidRPr="24292063">
        <w:rPr>
          <w:rFonts w:ascii="Calibri" w:eastAsia="Times New Roman" w:hAnsi="Calibri" w:cs="Calibri"/>
          <w:lang w:eastAsia="fr-CA"/>
        </w:rPr>
        <w:t>techniciens</w:t>
      </w:r>
      <w:r w:rsidR="000F600C" w:rsidRPr="24292063">
        <w:rPr>
          <w:rFonts w:ascii="Calibri" w:eastAsia="Times New Roman" w:hAnsi="Calibri" w:cs="Calibri"/>
          <w:lang w:eastAsia="fr-CA"/>
        </w:rPr>
        <w:t xml:space="preserve"> et </w:t>
      </w:r>
      <w:ins w:id="45" w:author="Nouha Bouteldja" w:date="2026-04-02T01:04:00Z" w16du:dateUtc="2026-04-02T01:04:59Z">
        <w:r w:rsidR="123A1EAF" w:rsidRPr="24292063">
          <w:rPr>
            <w:rFonts w:ascii="Calibri" w:eastAsia="Times New Roman" w:hAnsi="Calibri" w:cs="Calibri"/>
            <w:lang w:eastAsia="fr-CA"/>
          </w:rPr>
          <w:t>à l</w:t>
        </w:r>
      </w:ins>
      <w:ins w:id="46" w:author="Nouha Bouteldja" w:date="2026-04-02T01:05:00Z" w16du:dateUtc="2026-04-02T01:05:00Z">
        <w:r w:rsidR="123A1EAF" w:rsidRPr="24292063">
          <w:rPr>
            <w:rFonts w:ascii="Calibri" w:eastAsia="Times New Roman" w:hAnsi="Calibri" w:cs="Calibri"/>
            <w:lang w:eastAsia="fr-CA"/>
          </w:rPr>
          <w:t>’</w:t>
        </w:r>
      </w:ins>
      <w:r w:rsidR="000F600C" w:rsidRPr="24292063">
        <w:rPr>
          <w:rFonts w:ascii="Calibri" w:eastAsia="Times New Roman" w:hAnsi="Calibri" w:cs="Calibri"/>
          <w:lang w:eastAsia="fr-CA"/>
        </w:rPr>
        <w:t>administrateur</w:t>
      </w:r>
      <w:r w:rsidRPr="24292063">
        <w:rPr>
          <w:rFonts w:ascii="Calibri" w:eastAsia="Times New Roman" w:hAnsi="Calibri" w:cs="Calibri"/>
          <w:lang w:eastAsia="fr-CA"/>
        </w:rPr>
        <w:t xml:space="preserve"> seulement)</w:t>
      </w:r>
    </w:p>
    <w:p w14:paraId="76A8DDC3" w14:textId="2D31B7D7" w:rsidR="00902CDE" w:rsidRDefault="244B8468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lang w:eastAsia="fr-CA"/>
        </w:rPr>
        <w:pPrChange w:id="47" w:author="Nouha Bouteldja" w:date="2026-04-02T00:57:00Z">
          <w:pPr>
            <w:pStyle w:val="Paragraphedeliste"/>
            <w:numPr>
              <w:numId w:val="31"/>
            </w:numPr>
            <w:spacing w:after="0" w:line="240" w:lineRule="auto"/>
            <w:ind w:hanging="360"/>
          </w:pPr>
        </w:pPrChange>
      </w:pPr>
      <w:r w:rsidRPr="24292063">
        <w:rPr>
          <w:rFonts w:ascii="Calibri" w:eastAsia="Times New Roman" w:hAnsi="Calibri" w:cs="Calibri"/>
          <w:lang w:eastAsia="fr-CA"/>
        </w:rPr>
        <w:t xml:space="preserve">Les commentaires du client sont toujours </w:t>
      </w:r>
      <w:r w:rsidR="470B0E81" w:rsidRPr="24292063">
        <w:rPr>
          <w:rFonts w:ascii="Calibri" w:eastAsia="Times New Roman" w:hAnsi="Calibri" w:cs="Calibri"/>
          <w:lang w:eastAsia="fr-CA"/>
        </w:rPr>
        <w:t>publics</w:t>
      </w:r>
      <w:r w:rsidRPr="24292063">
        <w:rPr>
          <w:rFonts w:ascii="Calibri" w:eastAsia="Times New Roman" w:hAnsi="Calibri" w:cs="Calibri"/>
          <w:lang w:eastAsia="fr-CA"/>
        </w:rPr>
        <w:t>.</w:t>
      </w:r>
    </w:p>
    <w:p w14:paraId="584CCD33" w14:textId="4EBC3AC7" w:rsidR="00FB213B" w:rsidRDefault="4F739CDA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lang w:eastAsia="fr-CA"/>
        </w:rPr>
        <w:pPrChange w:id="48" w:author="Nouha Bouteldja" w:date="2026-04-02T00:57:00Z">
          <w:pPr>
            <w:pStyle w:val="Paragraphedeliste"/>
            <w:numPr>
              <w:numId w:val="31"/>
            </w:numPr>
            <w:spacing w:after="0" w:line="240" w:lineRule="auto"/>
            <w:ind w:hanging="360"/>
          </w:pPr>
        </w:pPrChange>
      </w:pPr>
      <w:r w:rsidRPr="24292063">
        <w:rPr>
          <w:rFonts w:ascii="Calibri" w:eastAsia="Times New Roman" w:hAnsi="Calibri" w:cs="Calibri"/>
          <w:lang w:eastAsia="fr-CA"/>
        </w:rPr>
        <w:t>Pour chaque commentaire</w:t>
      </w:r>
      <w:r w:rsidR="031FAA9F" w:rsidRPr="24292063">
        <w:rPr>
          <w:rFonts w:ascii="Calibri" w:eastAsia="Times New Roman" w:hAnsi="Calibri" w:cs="Calibri"/>
          <w:lang w:eastAsia="fr-CA"/>
        </w:rPr>
        <w:t xml:space="preserve"> on doit afficher</w:t>
      </w:r>
      <w:ins w:id="49" w:author="Nouha Bouteldja" w:date="2026-04-02T01:14:00Z" w16du:dateUtc="2026-04-02T01:14:35Z">
        <w:r w:rsidR="277A75B7" w:rsidRPr="24292063">
          <w:rPr>
            <w:rFonts w:ascii="Calibri" w:eastAsia="Times New Roman" w:hAnsi="Calibri" w:cs="Calibri"/>
            <w:lang w:eastAsia="fr-CA"/>
          </w:rPr>
          <w:t xml:space="preserve"> :</w:t>
        </w:r>
      </w:ins>
    </w:p>
    <w:p w14:paraId="5A7A2518" w14:textId="123EC730" w:rsidR="0068784A" w:rsidRDefault="031FAA9F" w:rsidP="24292063">
      <w:pPr>
        <w:pStyle w:val="Paragraphedeliste"/>
        <w:numPr>
          <w:ilvl w:val="1"/>
          <w:numId w:val="31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 xml:space="preserve">La date et </w:t>
      </w:r>
      <w:ins w:id="50" w:author="Nouha Bouteldja" w:date="2026-04-02T01:05:00Z" w16du:dateUtc="2026-04-02T01:05:16Z">
        <w:r w:rsidR="3A026C7F" w:rsidRPr="24292063">
          <w:rPr>
            <w:rFonts w:ascii="Calibri" w:eastAsia="Times New Roman" w:hAnsi="Calibri" w:cs="Calibri"/>
            <w:lang w:eastAsia="fr-CA"/>
          </w:rPr>
          <w:t>l’</w:t>
        </w:r>
      </w:ins>
      <w:r w:rsidRPr="24292063">
        <w:rPr>
          <w:rFonts w:ascii="Calibri" w:eastAsia="Times New Roman" w:hAnsi="Calibri" w:cs="Calibri"/>
          <w:lang w:eastAsia="fr-CA"/>
        </w:rPr>
        <w:t>heure du commentaire</w:t>
      </w:r>
    </w:p>
    <w:p w14:paraId="52201320" w14:textId="370B9611" w:rsidR="0068784A" w:rsidRDefault="0068784A" w:rsidP="0068784A">
      <w:pPr>
        <w:pStyle w:val="Paragraphedeliste"/>
        <w:numPr>
          <w:ilvl w:val="1"/>
          <w:numId w:val="31"/>
        </w:numPr>
        <w:spacing w:after="0" w:line="240" w:lineRule="auto"/>
        <w:rPr>
          <w:rFonts w:ascii="Calibri" w:eastAsia="Times New Roman" w:hAnsi="Calibri" w:cs="Calibri"/>
          <w:bCs/>
          <w:lang w:eastAsia="fr-CA"/>
        </w:rPr>
      </w:pPr>
      <w:r>
        <w:rPr>
          <w:rFonts w:ascii="Calibri" w:eastAsia="Times New Roman" w:hAnsi="Calibri" w:cs="Calibri"/>
          <w:bCs/>
          <w:lang w:eastAsia="fr-CA"/>
        </w:rPr>
        <w:t>Le créateur</w:t>
      </w:r>
    </w:p>
    <w:p w14:paraId="655EA4A1" w14:textId="74DDE450" w:rsidR="0068784A" w:rsidRDefault="0068784A" w:rsidP="0068784A">
      <w:pPr>
        <w:pStyle w:val="Paragraphedeliste"/>
        <w:numPr>
          <w:ilvl w:val="1"/>
          <w:numId w:val="31"/>
        </w:numPr>
        <w:spacing w:after="0" w:line="240" w:lineRule="auto"/>
        <w:rPr>
          <w:rFonts w:ascii="Calibri" w:eastAsia="Times New Roman" w:hAnsi="Calibri" w:cs="Calibri"/>
          <w:bCs/>
          <w:lang w:eastAsia="fr-CA"/>
        </w:rPr>
      </w:pPr>
      <w:r>
        <w:rPr>
          <w:rFonts w:ascii="Calibri" w:eastAsia="Times New Roman" w:hAnsi="Calibri" w:cs="Calibri"/>
          <w:bCs/>
          <w:lang w:eastAsia="fr-CA"/>
        </w:rPr>
        <w:t>Le contenu</w:t>
      </w:r>
    </w:p>
    <w:p w14:paraId="597B617B" w14:textId="10236E48" w:rsidR="0068784A" w:rsidRPr="0068784A" w:rsidRDefault="0068784A" w:rsidP="0068784A">
      <w:pPr>
        <w:pStyle w:val="Paragraphedeliste"/>
        <w:numPr>
          <w:ilvl w:val="1"/>
          <w:numId w:val="31"/>
        </w:numPr>
        <w:spacing w:after="0" w:line="240" w:lineRule="auto"/>
        <w:rPr>
          <w:rFonts w:ascii="Calibri" w:eastAsia="Times New Roman" w:hAnsi="Calibri" w:cs="Calibri"/>
          <w:bCs/>
          <w:lang w:eastAsia="fr-CA"/>
        </w:rPr>
      </w:pPr>
      <w:r>
        <w:rPr>
          <w:rFonts w:ascii="Calibri" w:eastAsia="Times New Roman" w:hAnsi="Calibri" w:cs="Calibri"/>
          <w:bCs/>
          <w:lang w:eastAsia="fr-CA"/>
        </w:rPr>
        <w:t>La pièce-jointe si présente</w:t>
      </w:r>
    </w:p>
    <w:p w14:paraId="63FB5D7D" w14:textId="77777777" w:rsidR="00372D4D" w:rsidRPr="006D2838" w:rsidRDefault="00372D4D" w:rsidP="00372D4D">
      <w:pPr>
        <w:pStyle w:val="Paragraphedeliste"/>
        <w:spacing w:after="0" w:line="240" w:lineRule="auto"/>
        <w:ind w:left="1440"/>
        <w:rPr>
          <w:rFonts w:ascii="Calibri" w:eastAsia="Times New Roman" w:hAnsi="Calibri" w:cs="Calibri"/>
          <w:bCs/>
          <w:lang w:eastAsia="fr-CA"/>
        </w:rPr>
      </w:pPr>
    </w:p>
    <w:p w14:paraId="50212281" w14:textId="5C71D7DA" w:rsidR="006425EC" w:rsidRPr="006D2838" w:rsidRDefault="006C0A36" w:rsidP="00372D4D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bCs/>
          <w:lang w:eastAsia="fr-CA"/>
        </w:rPr>
      </w:pPr>
      <w:r w:rsidRPr="006D2838">
        <w:rPr>
          <w:rFonts w:ascii="Calibri" w:eastAsia="Times New Roman" w:hAnsi="Calibri" w:cs="Calibri"/>
          <w:lang w:eastAsia="fr-CA"/>
        </w:rPr>
        <w:t>Règles :</w:t>
      </w:r>
    </w:p>
    <w:p w14:paraId="217AB727" w14:textId="28AFEC18" w:rsidR="00A457A8" w:rsidRPr="006D2838" w:rsidRDefault="00A457A8" w:rsidP="00372D4D">
      <w:pPr>
        <w:pStyle w:val="Paragraphedeliste"/>
        <w:numPr>
          <w:ilvl w:val="1"/>
          <w:numId w:val="31"/>
        </w:numPr>
        <w:spacing w:after="0" w:line="240" w:lineRule="auto"/>
        <w:ind w:left="1788"/>
        <w:rPr>
          <w:rFonts w:ascii="Calibri" w:eastAsia="Times New Roman" w:hAnsi="Calibri" w:cs="Calibri"/>
          <w:bCs/>
          <w:lang w:eastAsia="fr-CA"/>
        </w:rPr>
      </w:pPr>
      <w:r w:rsidRPr="006D2838">
        <w:rPr>
          <w:rFonts w:ascii="Calibri" w:eastAsia="Times New Roman" w:hAnsi="Calibri" w:cs="Calibri"/>
          <w:lang w:eastAsia="fr-CA"/>
        </w:rPr>
        <w:t>Ticket fermé : Aucune possibilité d’ajouter un commentaire</w:t>
      </w:r>
    </w:p>
    <w:p w14:paraId="0550CB2E" w14:textId="33E92A4A" w:rsidR="00A457A8" w:rsidRPr="006D2838" w:rsidRDefault="00A457A8" w:rsidP="00372D4D">
      <w:pPr>
        <w:pStyle w:val="Paragraphedeliste"/>
        <w:numPr>
          <w:ilvl w:val="0"/>
          <w:numId w:val="31"/>
        </w:numPr>
        <w:spacing w:after="0" w:line="240" w:lineRule="auto"/>
        <w:ind w:left="1068"/>
        <w:rPr>
          <w:rFonts w:ascii="Calibri" w:eastAsia="Times New Roman" w:hAnsi="Calibri" w:cs="Calibri"/>
          <w:bCs/>
          <w:lang w:eastAsia="fr-CA"/>
        </w:rPr>
      </w:pPr>
      <w:r w:rsidRPr="006D2838">
        <w:rPr>
          <w:rFonts w:ascii="Calibri" w:eastAsia="Times New Roman" w:hAnsi="Calibri" w:cs="Calibri"/>
          <w:lang w:eastAsia="fr-CA"/>
        </w:rPr>
        <w:t>Les commentaires sont affichés en ordre chronologique</w:t>
      </w:r>
    </w:p>
    <w:p w14:paraId="7C5E9EEB" w14:textId="77777777" w:rsidR="00A457A8" w:rsidRDefault="00A457A8" w:rsidP="00A457A8">
      <w:pPr>
        <w:spacing w:after="0" w:line="240" w:lineRule="auto"/>
        <w:rPr>
          <w:rFonts w:ascii="Calibri" w:eastAsia="Times New Roman" w:hAnsi="Calibri" w:cs="Calibri"/>
          <w:lang w:eastAsia="fr-CA"/>
        </w:rPr>
      </w:pPr>
    </w:p>
    <w:p w14:paraId="0B690A88" w14:textId="32E49E6A" w:rsidR="007D407F" w:rsidRDefault="007D407F" w:rsidP="00A332E0">
      <w:pPr>
        <w:spacing w:after="0" w:line="240" w:lineRule="auto"/>
        <w:rPr>
          <w:rFonts w:ascii="Calibri" w:eastAsia="Times New Roman" w:hAnsi="Calibri" w:cs="Calibri"/>
          <w:b/>
          <w:bCs/>
          <w:lang w:eastAsia="fr-CA"/>
        </w:rPr>
      </w:pPr>
      <w:commentRangeStart w:id="51"/>
      <w:r>
        <w:rPr>
          <w:rFonts w:ascii="Calibri" w:eastAsia="Times New Roman" w:hAnsi="Calibri" w:cs="Calibri"/>
          <w:b/>
          <w:bCs/>
          <w:lang w:eastAsia="fr-CA"/>
        </w:rPr>
        <w:t>Indicateur</w:t>
      </w:r>
      <w:r w:rsidR="00C5637A">
        <w:rPr>
          <w:rFonts w:ascii="Calibri" w:eastAsia="Times New Roman" w:hAnsi="Calibri" w:cs="Calibri"/>
          <w:b/>
          <w:bCs/>
          <w:lang w:eastAsia="fr-CA"/>
        </w:rPr>
        <w:t>s de performances selon le SLA pour l’admin?</w:t>
      </w:r>
      <w:commentRangeEnd w:id="51"/>
      <w:r w:rsidR="00BF575C">
        <w:rPr>
          <w:rStyle w:val="Marquedecommentaire"/>
          <w:rFonts w:ascii="Calibri" w:eastAsia="Times New Roman" w:hAnsi="Calibri" w:cs="Calibri"/>
          <w:b/>
          <w:bCs/>
          <w:sz w:val="22"/>
          <w:szCs w:val="22"/>
          <w:lang w:eastAsia="fr-CA"/>
        </w:rPr>
        <w:commentReference w:id="51"/>
      </w:r>
    </w:p>
    <w:p w14:paraId="348D0C6B" w14:textId="77777777" w:rsidR="006D393D" w:rsidRPr="006D393D" w:rsidRDefault="006D393D" w:rsidP="00A332E0">
      <w:pPr>
        <w:spacing w:after="0" w:line="240" w:lineRule="auto"/>
        <w:rPr>
          <w:rFonts w:ascii="Calibri" w:eastAsia="Times New Roman" w:hAnsi="Calibri" w:cs="Calibri"/>
          <w:b/>
          <w:bCs/>
          <w:lang w:eastAsia="fr-CA"/>
        </w:rPr>
      </w:pPr>
    </w:p>
    <w:p w14:paraId="68A906F2" w14:textId="77777777" w:rsidR="00EE57F6" w:rsidRPr="003F7E49" w:rsidRDefault="00EE57F6" w:rsidP="00BF1472">
      <w:pPr>
        <w:pStyle w:val="Titre3"/>
        <w:rPr>
          <w:rFonts w:ascii="Calibri" w:hAnsi="Calibri" w:cs="Calibri"/>
          <w:lang w:eastAsia="fr-CA"/>
        </w:rPr>
      </w:pPr>
      <w:bookmarkStart w:id="52" w:name="_Toc587106724"/>
      <w:r w:rsidRPr="234E86AA">
        <w:rPr>
          <w:rFonts w:ascii="Calibri" w:hAnsi="Calibri" w:cs="Calibri"/>
          <w:lang w:eastAsia="fr-CA"/>
        </w:rPr>
        <w:t>Navigation</w:t>
      </w:r>
      <w:bookmarkEnd w:id="52"/>
    </w:p>
    <w:p w14:paraId="377C5113" w14:textId="15DD3897" w:rsidR="00EE57F6" w:rsidRPr="003F7E49" w:rsidRDefault="00EE57F6" w:rsidP="006E2287">
      <w:pPr>
        <w:pStyle w:val="Paragraphedeliste"/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 xml:space="preserve">Les éléments ci-dessous doivent faire partie de la </w:t>
      </w:r>
      <w:r w:rsidR="007C3E3A" w:rsidRPr="003F7E49">
        <w:rPr>
          <w:rFonts w:ascii="Calibri" w:eastAsia="Times New Roman" w:hAnsi="Calibri" w:cs="Calibri"/>
          <w:lang w:eastAsia="fr-CA"/>
        </w:rPr>
        <w:t>navigation</w:t>
      </w:r>
      <w:r w:rsidR="007C3E3A">
        <w:rPr>
          <w:rFonts w:ascii="Calibri" w:eastAsia="Times New Roman" w:hAnsi="Calibri" w:cs="Calibri"/>
          <w:lang w:eastAsia="fr-CA"/>
        </w:rPr>
        <w:t xml:space="preserve"> </w:t>
      </w:r>
      <w:r w:rsidR="00275852">
        <w:rPr>
          <w:rFonts w:ascii="Calibri" w:eastAsia="Times New Roman" w:hAnsi="Calibri" w:cs="Calibri"/>
          <w:lang w:eastAsia="fr-CA"/>
        </w:rPr>
        <w:t>selon le cas</w:t>
      </w:r>
      <w:r w:rsidR="007C3E3A" w:rsidRPr="003F7E49">
        <w:rPr>
          <w:rFonts w:ascii="Calibri" w:eastAsia="Times New Roman" w:hAnsi="Calibri" w:cs="Calibri"/>
          <w:lang w:eastAsia="fr-CA"/>
        </w:rPr>
        <w:t>:</w:t>
      </w:r>
    </w:p>
    <w:p w14:paraId="373F139B" w14:textId="481E64CB" w:rsidR="00EE57F6" w:rsidRPr="003F7E49" w:rsidRDefault="5A0A0376" w:rsidP="006E2287">
      <w:pPr>
        <w:pStyle w:val="Paragraphedeliste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24292063">
        <w:rPr>
          <w:rFonts w:ascii="Calibri" w:eastAsia="Times New Roman" w:hAnsi="Calibri" w:cs="Calibri"/>
          <w:lang w:eastAsia="fr-CA"/>
        </w:rPr>
        <w:t>Page d’accueil</w:t>
      </w:r>
      <w:ins w:id="53" w:author="Nouha Bouteldja" w:date="2026-04-02T01:16:00Z" w16du:dateUtc="2026-04-02T01:16:51Z">
        <w:r w:rsidR="52CDFE9B" w:rsidRPr="24292063">
          <w:rPr>
            <w:rFonts w:ascii="Calibri" w:eastAsia="Times New Roman" w:hAnsi="Calibri" w:cs="Calibri"/>
            <w:lang w:eastAsia="fr-CA"/>
          </w:rPr>
          <w:t xml:space="preserve"> </w:t>
        </w:r>
      </w:ins>
      <w:ins w:id="54" w:author="Nouha Bouteldja" w:date="2026-04-02T01:15:00Z" w16du:dateUtc="2026-04-02T01:15:19Z">
        <w:r w:rsidR="56695DEB" w:rsidRPr="24292063">
          <w:rPr>
            <w:rFonts w:ascii="Calibri" w:eastAsia="Times New Roman" w:hAnsi="Calibri" w:cs="Calibri"/>
            <w:lang w:eastAsia="fr-CA"/>
          </w:rPr>
          <w:t>/</w:t>
        </w:r>
      </w:ins>
      <w:ins w:id="55" w:author="Nouha Bouteldja" w:date="2026-04-02T01:16:00Z" w16du:dateUtc="2026-04-02T01:16:51Z">
        <w:r w:rsidR="52CDFE9B" w:rsidRPr="24292063">
          <w:rPr>
            <w:rFonts w:ascii="Calibri" w:eastAsia="Times New Roman" w:hAnsi="Calibri" w:cs="Calibri"/>
            <w:lang w:eastAsia="fr-CA"/>
          </w:rPr>
          <w:t xml:space="preserve"> </w:t>
        </w:r>
      </w:ins>
      <w:ins w:id="56" w:author="Nouha Bouteldja" w:date="2026-04-02T01:15:00Z" w16du:dateUtc="2026-04-02T01:15:19Z">
        <w:r w:rsidR="56695DEB" w:rsidRPr="24292063">
          <w:rPr>
            <w:rFonts w:ascii="Calibri" w:eastAsia="Times New Roman" w:hAnsi="Calibri" w:cs="Calibri"/>
            <w:lang w:eastAsia="fr-CA"/>
          </w:rPr>
          <w:t>Tableau de bord</w:t>
        </w:r>
      </w:ins>
      <w:del w:id="57" w:author="Nouha Bouteldja" w:date="2026-04-02T01:15:00Z" w16du:dateUtc="2026-04-02T01:15:22Z">
        <w:r w:rsidR="00EE57F6" w:rsidRPr="24292063" w:rsidDel="14857D6D">
          <w:rPr>
            <w:rFonts w:ascii="Calibri" w:eastAsia="Times New Roman" w:hAnsi="Calibri" w:cs="Calibri"/>
            <w:lang w:eastAsia="fr-CA"/>
          </w:rPr>
          <w:delText>.</w:delText>
        </w:r>
      </w:del>
      <w:commentRangeStart w:id="58"/>
      <w:commentRangeEnd w:id="58"/>
      <w:r w:rsidR="00EE57F6" w:rsidRPr="003F7E49">
        <w:rPr>
          <w:rStyle w:val="Marquedecommentaire"/>
          <w:rFonts w:ascii="Calibri" w:eastAsia="Times New Roman" w:hAnsi="Calibri" w:cs="Calibri"/>
          <w:sz w:val="22"/>
          <w:szCs w:val="22"/>
          <w:lang w:eastAsia="fr-CA"/>
        </w:rPr>
        <w:commentReference w:id="58"/>
      </w:r>
    </w:p>
    <w:p w14:paraId="09DFE2A6" w14:textId="4C82F4BA" w:rsidR="00EE57F6" w:rsidRPr="003F7E49" w:rsidRDefault="00EE57F6" w:rsidP="006E2287">
      <w:pPr>
        <w:pStyle w:val="Paragraphedeliste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65882B91">
        <w:rPr>
          <w:rFonts w:ascii="Calibri" w:eastAsia="Times New Roman" w:hAnsi="Calibri" w:cs="Calibri"/>
          <w:lang w:eastAsia="fr-CA"/>
        </w:rPr>
        <w:t>Création de compte</w:t>
      </w:r>
      <w:r w:rsidR="00275852">
        <w:rPr>
          <w:rFonts w:ascii="Calibri" w:eastAsia="Times New Roman" w:hAnsi="Calibri" w:cs="Calibri"/>
          <w:lang w:eastAsia="fr-CA"/>
        </w:rPr>
        <w:t xml:space="preserve"> </w:t>
      </w:r>
    </w:p>
    <w:p w14:paraId="6D06BCC3" w14:textId="56F34E7F" w:rsidR="00EE57F6" w:rsidRPr="003F7E49" w:rsidRDefault="00EE57F6" w:rsidP="006E2287">
      <w:pPr>
        <w:pStyle w:val="Paragraphedeliste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65882B91">
        <w:rPr>
          <w:rFonts w:ascii="Calibri" w:eastAsia="Times New Roman" w:hAnsi="Calibri" w:cs="Calibri"/>
          <w:lang w:eastAsia="fr-CA"/>
        </w:rPr>
        <w:t>Connexion</w:t>
      </w:r>
      <w:r w:rsidR="007C3E3A">
        <w:rPr>
          <w:rFonts w:ascii="Calibri" w:eastAsia="Times New Roman" w:hAnsi="Calibri" w:cs="Calibri"/>
          <w:lang w:eastAsia="fr-CA"/>
        </w:rPr>
        <w:t xml:space="preserve"> / déconnexion</w:t>
      </w:r>
      <w:r w:rsidR="00275852">
        <w:rPr>
          <w:rFonts w:ascii="Calibri" w:eastAsia="Times New Roman" w:hAnsi="Calibri" w:cs="Calibri"/>
          <w:lang w:eastAsia="fr-CA"/>
        </w:rPr>
        <w:t xml:space="preserve"> </w:t>
      </w:r>
    </w:p>
    <w:p w14:paraId="36848977" w14:textId="56B76612" w:rsidR="00EE57F6" w:rsidRPr="003F7E49" w:rsidRDefault="00EE57F6" w:rsidP="006E2287">
      <w:pPr>
        <w:pStyle w:val="Paragraphedeliste"/>
        <w:numPr>
          <w:ilvl w:val="1"/>
          <w:numId w:val="20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65882B91">
        <w:rPr>
          <w:rFonts w:ascii="Calibri" w:eastAsia="Times New Roman" w:hAnsi="Calibri" w:cs="Calibri"/>
          <w:lang w:eastAsia="fr-CA"/>
        </w:rPr>
        <w:t>Profil</w:t>
      </w:r>
      <w:r w:rsidR="2A3E6C5E" w:rsidRPr="65882B91">
        <w:rPr>
          <w:rFonts w:ascii="Calibri" w:eastAsia="Times New Roman" w:hAnsi="Calibri" w:cs="Calibri"/>
          <w:lang w:eastAsia="fr-CA"/>
        </w:rPr>
        <w:t>.</w:t>
      </w:r>
    </w:p>
    <w:p w14:paraId="78769C81" w14:textId="44131EB0" w:rsidR="00234016" w:rsidRPr="003F7E49" w:rsidRDefault="007D407F" w:rsidP="006E2287">
      <w:pPr>
        <w:pStyle w:val="Paragraphedeliste"/>
        <w:numPr>
          <w:ilvl w:val="1"/>
          <w:numId w:val="20"/>
        </w:numPr>
        <w:spacing w:after="0" w:line="240" w:lineRule="auto"/>
        <w:rPr>
          <w:del w:id="59" w:author="Nouha Bouteldja" w:date="2026-04-02T01:15:00Z" w16du:dateUtc="2026-04-02T01:15:28Z"/>
          <w:rFonts w:ascii="Calibri" w:eastAsia="Times New Roman" w:hAnsi="Calibri" w:cs="Calibri"/>
          <w:lang w:eastAsia="fr-CA"/>
        </w:rPr>
      </w:pPr>
      <w:del w:id="60" w:author="Nouha Bouteldja" w:date="2026-04-02T01:15:00Z" w16du:dateUtc="2026-04-02T01:15:28Z">
        <w:r w:rsidRPr="24292063" w:rsidDel="2E006039">
          <w:rPr>
            <w:rFonts w:ascii="Calibri" w:eastAsia="Times New Roman" w:hAnsi="Calibri" w:cs="Calibri"/>
            <w:lang w:eastAsia="fr-CA"/>
          </w:rPr>
          <w:delText>Tableau de bord</w:delText>
        </w:r>
      </w:del>
    </w:p>
    <w:p w14:paraId="57A886C8" w14:textId="2B5A66F9" w:rsidR="0FF5494C" w:rsidRPr="007D407F" w:rsidRDefault="00234016" w:rsidP="006E2287">
      <w:pPr>
        <w:pStyle w:val="Paragraphedeliste"/>
        <w:numPr>
          <w:ilvl w:val="1"/>
          <w:numId w:val="20"/>
        </w:numPr>
        <w:spacing w:after="0" w:line="240" w:lineRule="auto"/>
      </w:pPr>
      <w:r w:rsidRPr="0DB223B7">
        <w:rPr>
          <w:rFonts w:ascii="Calibri" w:eastAsia="Times New Roman" w:hAnsi="Calibri" w:cs="Calibri"/>
          <w:lang w:eastAsia="fr-CA"/>
        </w:rPr>
        <w:t xml:space="preserve">Liste des utilisateurs pour le compte </w:t>
      </w:r>
      <w:r w:rsidR="00952B84">
        <w:rPr>
          <w:rFonts w:ascii="Calibri" w:eastAsia="Times New Roman" w:hAnsi="Calibri" w:cs="Calibri"/>
          <w:lang w:eastAsia="fr-CA"/>
        </w:rPr>
        <w:t>a</w:t>
      </w:r>
      <w:r w:rsidRPr="0DB223B7">
        <w:rPr>
          <w:rFonts w:ascii="Calibri" w:eastAsia="Times New Roman" w:hAnsi="Calibri" w:cs="Calibri"/>
          <w:lang w:eastAsia="fr-CA"/>
        </w:rPr>
        <w:t>dmin</w:t>
      </w:r>
      <w:r w:rsidR="00952B84">
        <w:rPr>
          <w:rFonts w:ascii="Calibri" w:eastAsia="Times New Roman" w:hAnsi="Calibri" w:cs="Calibri"/>
          <w:lang w:eastAsia="fr-CA"/>
        </w:rPr>
        <w:t>istrateur</w:t>
      </w:r>
      <w:r w:rsidRPr="0DB223B7">
        <w:rPr>
          <w:rFonts w:ascii="Calibri" w:eastAsia="Times New Roman" w:hAnsi="Calibri" w:cs="Calibri"/>
          <w:lang w:eastAsia="fr-CA"/>
        </w:rPr>
        <w:t>.</w:t>
      </w:r>
    </w:p>
    <w:p w14:paraId="3D426461" w14:textId="77777777" w:rsidR="007D407F" w:rsidRPr="003F7E49" w:rsidRDefault="007D407F" w:rsidP="007D407F">
      <w:pPr>
        <w:pStyle w:val="Paragraphedeliste"/>
        <w:spacing w:after="0" w:line="240" w:lineRule="auto"/>
        <w:ind w:left="1440"/>
      </w:pPr>
    </w:p>
    <w:p w14:paraId="357F1FA0" w14:textId="77777777" w:rsidR="00B31E8B" w:rsidRPr="003F7E49" w:rsidRDefault="08146179" w:rsidP="5E0549F7">
      <w:pPr>
        <w:pStyle w:val="Titre2"/>
        <w:rPr>
          <w:rStyle w:val="eop"/>
          <w:rFonts w:ascii="Calibri" w:hAnsi="Calibri" w:cs="Calibri"/>
        </w:rPr>
      </w:pPr>
      <w:bookmarkStart w:id="61" w:name="_Toc1540076975"/>
      <w:r w:rsidRPr="234E86AA">
        <w:rPr>
          <w:rStyle w:val="eop"/>
          <w:rFonts w:ascii="Calibri" w:hAnsi="Calibri" w:cs="Calibri"/>
        </w:rPr>
        <w:t>3</w:t>
      </w:r>
      <w:r w:rsidR="4DDF4661" w:rsidRPr="234E86AA">
        <w:rPr>
          <w:rStyle w:val="eop"/>
          <w:rFonts w:ascii="Calibri" w:hAnsi="Calibri" w:cs="Calibri"/>
        </w:rPr>
        <w:t>.2 – Résumé des rôles de l’application</w:t>
      </w:r>
      <w:bookmarkEnd w:id="61"/>
      <w:r w:rsidR="4DDF4661" w:rsidRPr="234E86AA">
        <w:rPr>
          <w:rStyle w:val="eop"/>
          <w:rFonts w:ascii="Calibri" w:hAnsi="Calibri" w:cs="Calibri"/>
        </w:rPr>
        <w:t> </w:t>
      </w:r>
    </w:p>
    <w:p w14:paraId="7F39D0D9" w14:textId="5F079DAD" w:rsidR="30E98F8B" w:rsidRDefault="598F7BE2" w:rsidP="006E2287">
      <w:pPr>
        <w:pStyle w:val="Paragraphedeliste"/>
        <w:numPr>
          <w:ilvl w:val="0"/>
          <w:numId w:val="10"/>
        </w:numPr>
        <w:rPr>
          <w:rFonts w:ascii="Calibri" w:eastAsia="Calibri" w:hAnsi="Calibri" w:cs="Calibri"/>
          <w:color w:val="000000" w:themeColor="text1"/>
        </w:rPr>
      </w:pPr>
      <w:r w:rsidRPr="70C63812">
        <w:rPr>
          <w:rFonts w:ascii="Calibri" w:eastAsia="Calibri" w:hAnsi="Calibri" w:cs="Calibri"/>
          <w:b/>
          <w:bCs/>
          <w:color w:val="000000" w:themeColor="text1"/>
        </w:rPr>
        <w:t xml:space="preserve">Visiteur </w:t>
      </w:r>
      <w:r w:rsidRPr="70C63812">
        <w:rPr>
          <w:rFonts w:ascii="Calibri" w:eastAsia="Calibri" w:hAnsi="Calibri" w:cs="Calibri"/>
          <w:color w:val="000000" w:themeColor="text1"/>
        </w:rPr>
        <w:t>(non authentifié)</w:t>
      </w:r>
    </w:p>
    <w:p w14:paraId="1F3CE0C5" w14:textId="169ACBCE" w:rsidR="30E98F8B" w:rsidRDefault="30E98F8B" w:rsidP="006E2287">
      <w:pPr>
        <w:pStyle w:val="Paragraphedeliste"/>
        <w:numPr>
          <w:ilvl w:val="0"/>
          <w:numId w:val="9"/>
        </w:numPr>
        <w:rPr>
          <w:rFonts w:ascii="Calibri" w:eastAsia="Calibri" w:hAnsi="Calibri" w:cs="Calibri"/>
          <w:color w:val="000000" w:themeColor="text1"/>
        </w:rPr>
      </w:pPr>
      <w:r w:rsidRPr="61C4834D">
        <w:rPr>
          <w:rFonts w:ascii="Calibri" w:eastAsia="Calibri" w:hAnsi="Calibri" w:cs="Calibri"/>
          <w:color w:val="000000" w:themeColor="text1"/>
        </w:rPr>
        <w:t xml:space="preserve">Permissions </w:t>
      </w:r>
      <w:r w:rsidR="657514FA" w:rsidRPr="61C4834D">
        <w:rPr>
          <w:rFonts w:ascii="Calibri" w:eastAsia="Calibri" w:hAnsi="Calibri" w:cs="Calibri"/>
          <w:color w:val="000000" w:themeColor="text1"/>
        </w:rPr>
        <w:t>:</w:t>
      </w:r>
    </w:p>
    <w:p w14:paraId="33128A0E" w14:textId="02451ED5" w:rsidR="30E98F8B" w:rsidRDefault="598F7BE2" w:rsidP="006E2287">
      <w:pPr>
        <w:pStyle w:val="Paragraphedeliste"/>
        <w:numPr>
          <w:ilvl w:val="0"/>
          <w:numId w:val="8"/>
        </w:numPr>
        <w:rPr>
          <w:rFonts w:ascii="Calibri" w:eastAsia="Calibri" w:hAnsi="Calibri" w:cs="Calibri"/>
          <w:color w:val="000000" w:themeColor="text1"/>
        </w:rPr>
      </w:pPr>
      <w:r w:rsidRPr="70C63812">
        <w:rPr>
          <w:rFonts w:ascii="Calibri" w:eastAsia="Calibri" w:hAnsi="Calibri" w:cs="Calibri"/>
        </w:rPr>
        <w:t>Peut consulter la page d’accueil</w:t>
      </w:r>
      <w:r w:rsidR="313F9D1B" w:rsidRPr="70C63812">
        <w:rPr>
          <w:rFonts w:ascii="Calibri" w:eastAsia="Calibri" w:hAnsi="Calibri" w:cs="Calibri"/>
        </w:rPr>
        <w:t>.</w:t>
      </w:r>
    </w:p>
    <w:p w14:paraId="3DDD8E52" w14:textId="3775BF2B" w:rsidR="007C271B" w:rsidRPr="00FE38C8" w:rsidRDefault="007C271B" w:rsidP="006E2287">
      <w:pPr>
        <w:pStyle w:val="Paragraphedeliste"/>
        <w:numPr>
          <w:ilvl w:val="0"/>
          <w:numId w:val="8"/>
        </w:numPr>
        <w:rPr>
          <w:rFonts w:ascii="Calibri" w:eastAsia="Calibri" w:hAnsi="Calibri" w:cs="Calibri"/>
          <w:color w:val="000000" w:themeColor="text1"/>
        </w:rPr>
      </w:pPr>
      <w:r w:rsidRPr="007C271B">
        <w:rPr>
          <w:rFonts w:ascii="Calibri" w:eastAsia="Calibri" w:hAnsi="Calibri" w:cs="Calibri"/>
          <w:color w:val="000000" w:themeColor="text1"/>
        </w:rPr>
        <w:lastRenderedPageBreak/>
        <w:t>Créer un compte ou se connecter</w:t>
      </w:r>
    </w:p>
    <w:p w14:paraId="1875E8A4" w14:textId="45C4BC5C" w:rsidR="30E98F8B" w:rsidRDefault="007D407F" w:rsidP="006E2287">
      <w:pPr>
        <w:pStyle w:val="Paragraphedeliste"/>
        <w:numPr>
          <w:ilvl w:val="0"/>
          <w:numId w:val="7"/>
        </w:num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Client</w:t>
      </w:r>
    </w:p>
    <w:p w14:paraId="3902FB1D" w14:textId="4EBFBE80" w:rsidR="30E98F8B" w:rsidRDefault="30E98F8B" w:rsidP="006E2287">
      <w:pPr>
        <w:pStyle w:val="Paragraphedeliste"/>
        <w:numPr>
          <w:ilvl w:val="0"/>
          <w:numId w:val="6"/>
        </w:numPr>
        <w:rPr>
          <w:rFonts w:ascii="Calibri" w:eastAsia="Calibri" w:hAnsi="Calibri" w:cs="Calibri"/>
          <w:color w:val="000000" w:themeColor="text1"/>
        </w:rPr>
      </w:pPr>
      <w:r w:rsidRPr="61C4834D">
        <w:rPr>
          <w:rFonts w:ascii="Calibri" w:eastAsia="Calibri" w:hAnsi="Calibri" w:cs="Calibri"/>
          <w:color w:val="000000" w:themeColor="text1"/>
        </w:rPr>
        <w:t xml:space="preserve">Permissions </w:t>
      </w:r>
      <w:r w:rsidR="6D66B454" w:rsidRPr="61C4834D">
        <w:rPr>
          <w:rFonts w:ascii="Calibri" w:eastAsia="Calibri" w:hAnsi="Calibri" w:cs="Calibri"/>
          <w:color w:val="000000" w:themeColor="text1"/>
        </w:rPr>
        <w:t>:</w:t>
      </w:r>
    </w:p>
    <w:p w14:paraId="617933F0" w14:textId="277AF149" w:rsidR="006353E5" w:rsidRDefault="006353E5" w:rsidP="006E2287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 w:rsidRPr="006353E5">
        <w:rPr>
          <w:rFonts w:ascii="Calibri" w:eastAsia="Calibri" w:hAnsi="Calibri" w:cs="Calibri"/>
        </w:rPr>
        <w:t xml:space="preserve">Modifier son profil </w:t>
      </w:r>
      <w:r w:rsidR="00F20A27">
        <w:rPr>
          <w:rFonts w:ascii="Calibri" w:eastAsia="Calibri" w:hAnsi="Calibri" w:cs="Calibri"/>
        </w:rPr>
        <w:t>et son mot de passe</w:t>
      </w:r>
      <w:r w:rsidR="0018308B">
        <w:rPr>
          <w:rFonts w:ascii="Calibri" w:eastAsia="Calibri" w:hAnsi="Calibri" w:cs="Calibri"/>
        </w:rPr>
        <w:t xml:space="preserve"> </w:t>
      </w:r>
      <w:r w:rsidR="0018308B" w:rsidRPr="003F7E49">
        <w:rPr>
          <w:rFonts w:ascii="Calibri" w:eastAsia="Times New Roman" w:hAnsi="Calibri" w:cs="Calibri"/>
          <w:lang w:eastAsia="fr-CA"/>
        </w:rPr>
        <w:t>(excluant le courriel)</w:t>
      </w:r>
      <w:r w:rsidR="00F20A27">
        <w:rPr>
          <w:rFonts w:ascii="Calibri" w:eastAsia="Calibri" w:hAnsi="Calibri" w:cs="Calibri"/>
        </w:rPr>
        <w:t>.</w:t>
      </w:r>
    </w:p>
    <w:p w14:paraId="231BAE1B" w14:textId="5DE69CE2" w:rsidR="000D3B06" w:rsidRDefault="000D3B06" w:rsidP="006E2287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Consulter </w:t>
      </w:r>
      <w:r w:rsidR="00F902F1">
        <w:rPr>
          <w:rFonts w:ascii="Calibri" w:eastAsia="Calibri" w:hAnsi="Calibri" w:cs="Calibri"/>
        </w:rPr>
        <w:t>son tableau de bord</w:t>
      </w:r>
      <w:r>
        <w:rPr>
          <w:rFonts w:ascii="Calibri" w:eastAsia="Calibri" w:hAnsi="Calibri" w:cs="Calibri"/>
        </w:rPr>
        <w:t>.</w:t>
      </w:r>
    </w:p>
    <w:p w14:paraId="5A26EB40" w14:textId="0266F30D" w:rsidR="002B3CCA" w:rsidRDefault="00C5637A" w:rsidP="006E2287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 w:rsidRPr="44DDF4F0">
        <w:rPr>
          <w:rFonts w:ascii="Calibri" w:eastAsia="Calibri" w:hAnsi="Calibri" w:cs="Calibri"/>
        </w:rPr>
        <w:t>Créer un ticket</w:t>
      </w:r>
      <w:r w:rsidR="00EE656C" w:rsidRPr="44DDF4F0">
        <w:rPr>
          <w:rFonts w:ascii="Calibri" w:eastAsia="Calibri" w:hAnsi="Calibri" w:cs="Calibri"/>
        </w:rPr>
        <w:t>.</w:t>
      </w:r>
    </w:p>
    <w:p w14:paraId="67654927" w14:textId="68F43AF3" w:rsidR="600B8C11" w:rsidRDefault="600B8C11" w:rsidP="44DDF4F0">
      <w:pPr>
        <w:pStyle w:val="Paragraphedeliste"/>
        <w:numPr>
          <w:ilvl w:val="0"/>
          <w:numId w:val="5"/>
        </w:numPr>
        <w:rPr>
          <w:rFonts w:ascii="Calibri" w:eastAsia="Calibri" w:hAnsi="Calibri" w:cs="Calibri"/>
        </w:rPr>
      </w:pPr>
      <w:r w:rsidRPr="44DDF4F0">
        <w:rPr>
          <w:rFonts w:ascii="Calibri" w:eastAsia="Calibri" w:hAnsi="Calibri" w:cs="Calibri"/>
        </w:rPr>
        <w:t xml:space="preserve">Gérer un ticket </w:t>
      </w:r>
    </w:p>
    <w:p w14:paraId="1F9123BE" w14:textId="4622B06E" w:rsidR="00687444" w:rsidRPr="004B49C9" w:rsidRDefault="00F902F1" w:rsidP="006E2287">
      <w:pPr>
        <w:pStyle w:val="Paragraphedeliste"/>
        <w:numPr>
          <w:ilvl w:val="0"/>
          <w:numId w:val="2"/>
        </w:num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Technicien</w:t>
      </w:r>
    </w:p>
    <w:p w14:paraId="3B35A77B" w14:textId="20771F0A" w:rsidR="004B49C9" w:rsidRPr="00523881" w:rsidRDefault="004B49C9" w:rsidP="006E2287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00523881">
        <w:rPr>
          <w:rFonts w:ascii="Calibri" w:eastAsia="Calibri" w:hAnsi="Calibri" w:cs="Calibri"/>
          <w:color w:val="000000" w:themeColor="text1"/>
        </w:rPr>
        <w:t>Permissions :</w:t>
      </w:r>
    </w:p>
    <w:p w14:paraId="6CFFD53C" w14:textId="7DB930EE" w:rsidR="000F37D0" w:rsidRDefault="000F37D0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006353E5">
        <w:rPr>
          <w:rFonts w:ascii="Calibri" w:eastAsia="Calibri" w:hAnsi="Calibri" w:cs="Calibri"/>
        </w:rPr>
        <w:t xml:space="preserve">Modifier son profil </w:t>
      </w:r>
      <w:r>
        <w:rPr>
          <w:rFonts w:ascii="Calibri" w:eastAsia="Calibri" w:hAnsi="Calibri" w:cs="Calibri"/>
        </w:rPr>
        <w:t>et son mot de passe</w:t>
      </w:r>
      <w:r w:rsidR="0018308B">
        <w:rPr>
          <w:rFonts w:ascii="Calibri" w:eastAsia="Calibri" w:hAnsi="Calibri" w:cs="Calibri"/>
        </w:rPr>
        <w:t xml:space="preserve"> </w:t>
      </w:r>
      <w:r w:rsidR="0018308B" w:rsidRPr="003F7E49">
        <w:rPr>
          <w:rFonts w:ascii="Calibri" w:eastAsia="Times New Roman" w:hAnsi="Calibri" w:cs="Calibri"/>
          <w:lang w:eastAsia="fr-CA"/>
        </w:rPr>
        <w:t>(excluant le courriel)</w:t>
      </w:r>
      <w:r>
        <w:rPr>
          <w:rFonts w:ascii="Calibri" w:eastAsia="Calibri" w:hAnsi="Calibri" w:cs="Calibri"/>
        </w:rPr>
        <w:t>.</w:t>
      </w:r>
    </w:p>
    <w:p w14:paraId="7AD4E48D" w14:textId="77777777" w:rsidR="00751802" w:rsidRPr="00751802" w:rsidRDefault="00751802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00751802">
        <w:rPr>
          <w:rFonts w:ascii="Calibri" w:eastAsia="Calibri" w:hAnsi="Calibri" w:cs="Calibri"/>
        </w:rPr>
        <w:t>Consulter son tableau de bord.</w:t>
      </w:r>
    </w:p>
    <w:p w14:paraId="556DD079" w14:textId="772FD745" w:rsidR="00751802" w:rsidRDefault="328C565F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44DDF4F0">
        <w:rPr>
          <w:rFonts w:ascii="Calibri" w:eastAsia="Calibri" w:hAnsi="Calibri" w:cs="Calibri"/>
        </w:rPr>
        <w:t>S’a</w:t>
      </w:r>
      <w:r w:rsidR="00751802" w:rsidRPr="44DDF4F0">
        <w:rPr>
          <w:rFonts w:ascii="Calibri" w:eastAsia="Calibri" w:hAnsi="Calibri" w:cs="Calibri"/>
        </w:rPr>
        <w:t>ssigner un ticket</w:t>
      </w:r>
    </w:p>
    <w:p w14:paraId="222F202C" w14:textId="7FE91BD0" w:rsidR="2AEE4FBE" w:rsidRDefault="2AEE4FBE" w:rsidP="44DDF4F0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44DDF4F0">
        <w:rPr>
          <w:rFonts w:ascii="Calibri" w:eastAsia="Calibri" w:hAnsi="Calibri" w:cs="Calibri"/>
        </w:rPr>
        <w:t>Gérer un ticket</w:t>
      </w:r>
    </w:p>
    <w:p w14:paraId="71C36E8B" w14:textId="20144B07" w:rsidR="30E98F8B" w:rsidRDefault="598F7BE2" w:rsidP="006E2287">
      <w:pPr>
        <w:pStyle w:val="Paragraphedeliste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 w:rsidRPr="45BA4926">
        <w:rPr>
          <w:rFonts w:ascii="Calibri" w:eastAsia="Calibri" w:hAnsi="Calibri" w:cs="Calibri"/>
          <w:b/>
          <w:bCs/>
          <w:color w:val="000000" w:themeColor="text1"/>
        </w:rPr>
        <w:t>Admi</w:t>
      </w:r>
      <w:r w:rsidR="005909A1" w:rsidRPr="45BA4926">
        <w:rPr>
          <w:rFonts w:ascii="Calibri" w:eastAsia="Calibri" w:hAnsi="Calibri" w:cs="Calibri"/>
          <w:b/>
          <w:bCs/>
          <w:color w:val="000000" w:themeColor="text1"/>
        </w:rPr>
        <w:t>nistrateur</w:t>
      </w:r>
    </w:p>
    <w:p w14:paraId="69A60972" w14:textId="59BC05D4" w:rsidR="26B60C08" w:rsidRPr="00330FBD" w:rsidRDefault="26B60C08" w:rsidP="006E2287">
      <w:pPr>
        <w:pStyle w:val="Paragraphedeliste"/>
        <w:numPr>
          <w:ilvl w:val="0"/>
          <w:numId w:val="1"/>
        </w:numPr>
        <w:rPr>
          <w:rFonts w:ascii="Calibri" w:eastAsia="Calibri" w:hAnsi="Calibri" w:cs="Calibri"/>
        </w:rPr>
      </w:pPr>
      <w:r w:rsidRPr="70C63812">
        <w:rPr>
          <w:rFonts w:ascii="Calibri" w:eastAsia="Calibri" w:hAnsi="Calibri" w:cs="Calibri"/>
          <w:color w:val="000000" w:themeColor="text1"/>
        </w:rPr>
        <w:t>Permissions :</w:t>
      </w:r>
    </w:p>
    <w:p w14:paraId="212222C3" w14:textId="50300790" w:rsidR="00BB04FC" w:rsidRPr="00330FBD" w:rsidRDefault="75248321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003F7E49">
        <w:rPr>
          <w:rFonts w:ascii="Calibri" w:eastAsia="Calibri" w:hAnsi="Calibri" w:cs="Calibri"/>
          <w:color w:val="000000" w:themeColor="text1"/>
        </w:rPr>
        <w:t>Mêmes</w:t>
      </w:r>
      <w:r w:rsidR="00BB04FC">
        <w:rPr>
          <w:rFonts w:ascii="Calibri" w:eastAsia="Calibri" w:hAnsi="Calibri" w:cs="Calibri"/>
          <w:color w:val="000000" w:themeColor="text1"/>
        </w:rPr>
        <w:t xml:space="preserve"> permissions que </w:t>
      </w:r>
      <w:r w:rsidR="005E0820">
        <w:rPr>
          <w:rFonts w:ascii="Calibri" w:eastAsia="Calibri" w:hAnsi="Calibri" w:cs="Calibri"/>
          <w:color w:val="000000" w:themeColor="text1"/>
        </w:rPr>
        <w:t>le technicien</w:t>
      </w:r>
      <w:r w:rsidR="00E516BE">
        <w:rPr>
          <w:rFonts w:ascii="Calibri" w:eastAsia="Calibri" w:hAnsi="Calibri" w:cs="Calibri"/>
          <w:color w:val="000000" w:themeColor="text1"/>
        </w:rPr>
        <w:t xml:space="preserve"> pour tous les tickets.</w:t>
      </w:r>
    </w:p>
    <w:p w14:paraId="3733E7DA" w14:textId="10DBD753" w:rsidR="00C7463A" w:rsidRDefault="478C7430" w:rsidP="006E2287">
      <w:pPr>
        <w:pStyle w:val="Paragraphedeliste"/>
        <w:numPr>
          <w:ilvl w:val="1"/>
          <w:numId w:val="1"/>
        </w:numPr>
        <w:rPr>
          <w:ins w:id="62" w:author="Nouha Bouteldja" w:date="2026-04-02T01:19:00Z" w16du:dateUtc="2026-04-02T01:19:56Z"/>
          <w:rFonts w:ascii="Calibri" w:eastAsia="Calibri" w:hAnsi="Calibri" w:cs="Calibri"/>
        </w:rPr>
      </w:pPr>
      <w:r w:rsidRPr="24292063">
        <w:rPr>
          <w:rFonts w:ascii="Calibri" w:eastAsia="Calibri" w:hAnsi="Calibri" w:cs="Calibri"/>
        </w:rPr>
        <w:t>Lister</w:t>
      </w:r>
      <w:r w:rsidR="57AD35AB" w:rsidRPr="24292063">
        <w:rPr>
          <w:rFonts w:ascii="Calibri" w:eastAsia="Calibri" w:hAnsi="Calibri" w:cs="Calibri"/>
        </w:rPr>
        <w:t xml:space="preserve"> les </w:t>
      </w:r>
      <w:r w:rsidRPr="24292063">
        <w:rPr>
          <w:rFonts w:ascii="Calibri" w:eastAsia="Calibri" w:hAnsi="Calibri" w:cs="Calibri"/>
        </w:rPr>
        <w:t>utilisateurs de l’application</w:t>
      </w:r>
    </w:p>
    <w:p w14:paraId="3D9EF479" w14:textId="376DF393" w:rsidR="00C7463A" w:rsidRDefault="4588EE45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ins w:id="63" w:author="Nouha Bouteldja" w:date="2026-04-02T01:19:00Z" w16du:dateUtc="2026-04-02T01:19:38Z">
        <w:r w:rsidRPr="24292063">
          <w:rPr>
            <w:rFonts w:ascii="Calibri" w:eastAsia="Calibri" w:hAnsi="Calibri" w:cs="Calibri"/>
          </w:rPr>
          <w:t>Assigner le rôle technicien à un utilisateur</w:t>
        </w:r>
      </w:ins>
      <w:r w:rsidR="478C7430" w:rsidRPr="24292063">
        <w:rPr>
          <w:rFonts w:ascii="Calibri" w:eastAsia="Calibri" w:hAnsi="Calibri" w:cs="Calibri"/>
        </w:rPr>
        <w:t>.</w:t>
      </w:r>
    </w:p>
    <w:p w14:paraId="0E8977AD" w14:textId="0A34917B" w:rsidR="000B5308" w:rsidRPr="00E516BE" w:rsidRDefault="000B5308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0DB223B7">
        <w:rPr>
          <w:rFonts w:ascii="Calibri" w:eastAsia="Times New Roman" w:hAnsi="Calibri" w:cs="Calibri"/>
          <w:lang w:eastAsia="fr-CA"/>
        </w:rPr>
        <w:t>Activer / désactiver un compte</w:t>
      </w:r>
      <w:r w:rsidR="00DB5D67" w:rsidRPr="0DB223B7">
        <w:rPr>
          <w:rFonts w:ascii="Calibri" w:eastAsia="Times New Roman" w:hAnsi="Calibri" w:cs="Calibri"/>
          <w:lang w:eastAsia="fr-CA"/>
        </w:rPr>
        <w:t>.</w:t>
      </w:r>
    </w:p>
    <w:p w14:paraId="36AF4001" w14:textId="1B3BB43B" w:rsidR="00E516BE" w:rsidRPr="005E0820" w:rsidRDefault="00E516BE" w:rsidP="006E2287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44DDF4F0">
        <w:rPr>
          <w:rFonts w:ascii="Calibri" w:eastAsia="Times New Roman" w:hAnsi="Calibri" w:cs="Calibri"/>
          <w:lang w:eastAsia="fr-CA"/>
        </w:rPr>
        <w:t>Archiver un ticket</w:t>
      </w:r>
    </w:p>
    <w:p w14:paraId="338F3D74" w14:textId="0E9F9C43" w:rsidR="376BB2DD" w:rsidRDefault="376BB2DD" w:rsidP="44DDF4F0">
      <w:pPr>
        <w:pStyle w:val="Paragraphedeliste"/>
        <w:numPr>
          <w:ilvl w:val="1"/>
          <w:numId w:val="1"/>
        </w:numPr>
        <w:rPr>
          <w:rFonts w:ascii="Calibri" w:eastAsia="Calibri" w:hAnsi="Calibri" w:cs="Calibri"/>
        </w:rPr>
      </w:pPr>
      <w:r w:rsidRPr="44DDF4F0">
        <w:rPr>
          <w:rFonts w:ascii="Calibri" w:eastAsia="Times New Roman" w:hAnsi="Calibri" w:cs="Calibri"/>
          <w:lang w:eastAsia="fr-CA"/>
        </w:rPr>
        <w:t>Assigner un ticket</w:t>
      </w:r>
    </w:p>
    <w:p w14:paraId="3E69BBA8" w14:textId="62AC9DBF" w:rsidR="44DDF4F0" w:rsidRDefault="44DDF4F0" w:rsidP="44DDF4F0">
      <w:pPr>
        <w:ind w:left="720"/>
        <w:rPr>
          <w:rFonts w:ascii="Calibri" w:eastAsia="Times New Roman" w:hAnsi="Calibri" w:cs="Calibri"/>
          <w:lang w:eastAsia="fr-CA"/>
        </w:rPr>
      </w:pPr>
    </w:p>
    <w:p w14:paraId="43CB048D" w14:textId="31C2A065" w:rsidR="005E0820" w:rsidRDefault="005E0820" w:rsidP="00E516BE">
      <w:pPr>
        <w:pStyle w:val="Paragraphedeliste"/>
        <w:ind w:left="1788"/>
        <w:rPr>
          <w:rFonts w:ascii="Calibri" w:eastAsia="Calibri" w:hAnsi="Calibri" w:cs="Calibri"/>
        </w:rPr>
      </w:pPr>
    </w:p>
    <w:p w14:paraId="23E02513" w14:textId="2237299D" w:rsidR="000A6218" w:rsidRPr="003F7E49" w:rsidRDefault="08146179" w:rsidP="000A6218">
      <w:pPr>
        <w:pStyle w:val="Titre2"/>
        <w:rPr>
          <w:rStyle w:val="eop"/>
          <w:rFonts w:ascii="Calibri" w:hAnsi="Calibri" w:cs="Calibri"/>
        </w:rPr>
      </w:pPr>
      <w:bookmarkStart w:id="64" w:name="_Toc477783695"/>
      <w:r w:rsidRPr="234E86AA">
        <w:rPr>
          <w:rStyle w:val="eop"/>
          <w:rFonts w:ascii="Calibri" w:hAnsi="Calibri" w:cs="Calibri"/>
        </w:rPr>
        <w:t>3</w:t>
      </w:r>
      <w:r w:rsidR="530EDC17" w:rsidRPr="234E86AA">
        <w:rPr>
          <w:rStyle w:val="eop"/>
          <w:rFonts w:ascii="Calibri" w:hAnsi="Calibri" w:cs="Calibri"/>
        </w:rPr>
        <w:t>.</w:t>
      </w:r>
      <w:r w:rsidR="7E980EC8" w:rsidRPr="234E86AA">
        <w:rPr>
          <w:rStyle w:val="eop"/>
          <w:rFonts w:ascii="Calibri" w:hAnsi="Calibri" w:cs="Calibri"/>
        </w:rPr>
        <w:t>3</w:t>
      </w:r>
      <w:r w:rsidR="530EDC17" w:rsidRPr="234E86AA">
        <w:rPr>
          <w:rStyle w:val="eop"/>
          <w:rFonts w:ascii="Calibri" w:hAnsi="Calibri" w:cs="Calibri"/>
        </w:rPr>
        <w:t xml:space="preserve"> – </w:t>
      </w:r>
      <w:r w:rsidR="000A6218" w:rsidRPr="234E86AA">
        <w:rPr>
          <w:rStyle w:val="eop"/>
          <w:rFonts w:ascii="Calibri" w:hAnsi="Calibri" w:cs="Calibri"/>
        </w:rPr>
        <w:t>Jeux de données</w:t>
      </w:r>
      <w:bookmarkEnd w:id="64"/>
    </w:p>
    <w:p w14:paraId="009C4C90" w14:textId="0BBF36B9" w:rsidR="0079315E" w:rsidRDefault="0079315E" w:rsidP="0079315E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6276B981">
        <w:rPr>
          <w:rFonts w:ascii="Calibri" w:eastAsia="Calibri" w:hAnsi="Calibri" w:cs="Calibri"/>
          <w:color w:val="000000" w:themeColor="text1"/>
        </w:rPr>
        <w:t xml:space="preserve">Vous devez créer </w:t>
      </w:r>
      <w:r w:rsidR="006935DD">
        <w:rPr>
          <w:rFonts w:ascii="Calibri" w:eastAsia="Calibri" w:hAnsi="Calibri" w:cs="Calibri"/>
          <w:color w:val="000000" w:themeColor="text1"/>
        </w:rPr>
        <w:t>minimalement les</w:t>
      </w:r>
      <w:r w:rsidRPr="6276B981">
        <w:rPr>
          <w:rFonts w:ascii="Calibri" w:eastAsia="Calibri" w:hAnsi="Calibri" w:cs="Calibri"/>
          <w:color w:val="000000" w:themeColor="text1"/>
        </w:rPr>
        <w:t xml:space="preserve"> données de tests </w:t>
      </w:r>
      <w:r w:rsidR="006935DD">
        <w:rPr>
          <w:rFonts w:ascii="Calibri" w:eastAsia="Calibri" w:hAnsi="Calibri" w:cs="Calibri"/>
          <w:color w:val="000000" w:themeColor="text1"/>
        </w:rPr>
        <w:t>suivantes</w:t>
      </w:r>
      <w:r w:rsidRPr="6276B981">
        <w:rPr>
          <w:rFonts w:ascii="Calibri" w:eastAsia="Calibri" w:hAnsi="Calibri" w:cs="Calibri"/>
          <w:color w:val="000000" w:themeColor="text1"/>
        </w:rPr>
        <w:t xml:space="preserve"> :</w:t>
      </w:r>
    </w:p>
    <w:p w14:paraId="7E87D483" w14:textId="6FE40C21" w:rsidR="006935DD" w:rsidRDefault="006935DD" w:rsidP="006E2287">
      <w:pPr>
        <w:pStyle w:val="Paragraphedeliste"/>
        <w:numPr>
          <w:ilvl w:val="0"/>
          <w:numId w:val="4"/>
        </w:numPr>
        <w:ind w:left="709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Deux </w:t>
      </w:r>
      <w:r w:rsidR="008C39AE">
        <w:rPr>
          <w:rFonts w:ascii="Calibri" w:eastAsia="Calibri" w:hAnsi="Calibri" w:cs="Calibri"/>
          <w:color w:val="000000" w:themeColor="text1"/>
        </w:rPr>
        <w:t>clients</w:t>
      </w:r>
      <w:r w:rsidR="003B31C0" w:rsidRPr="61C4834D">
        <w:rPr>
          <w:rFonts w:ascii="Calibri" w:eastAsia="Calibri" w:hAnsi="Calibri" w:cs="Calibri"/>
          <w:color w:val="000000" w:themeColor="text1"/>
        </w:rPr>
        <w:t xml:space="preserve"> </w:t>
      </w:r>
      <w:r w:rsidRPr="61C4834D">
        <w:rPr>
          <w:rFonts w:ascii="Calibri" w:eastAsia="Calibri" w:hAnsi="Calibri" w:cs="Calibri"/>
          <w:color w:val="000000" w:themeColor="text1"/>
        </w:rPr>
        <w:t>:</w:t>
      </w:r>
    </w:p>
    <w:p w14:paraId="1F74E608" w14:textId="67C61D25" w:rsidR="006935DD" w:rsidRDefault="006935DD" w:rsidP="006E2287">
      <w:pPr>
        <w:pStyle w:val="Paragraphedeliste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65882B91">
        <w:rPr>
          <w:rFonts w:ascii="Calibri" w:eastAsia="Calibri" w:hAnsi="Calibri" w:cs="Calibri"/>
          <w:color w:val="000000" w:themeColor="text1"/>
        </w:rPr>
        <w:t xml:space="preserve">Courriel : </w:t>
      </w:r>
      <w:r w:rsidR="003B31C0" w:rsidRPr="65882B91">
        <w:rPr>
          <w:rFonts w:ascii="Calibri" w:eastAsia="Calibri" w:hAnsi="Calibri" w:cs="Calibri"/>
        </w:rPr>
        <w:t>a@asp.ca</w:t>
      </w:r>
      <w:r w:rsidR="00B03CBB" w:rsidRPr="65882B91">
        <w:rPr>
          <w:rFonts w:ascii="Calibri" w:eastAsia="Calibri" w:hAnsi="Calibri" w:cs="Calibri"/>
          <w:color w:val="000000" w:themeColor="text1"/>
        </w:rPr>
        <w:t>, b@asp.ca</w:t>
      </w:r>
    </w:p>
    <w:p w14:paraId="76CCBAB8" w14:textId="77A57FBB" w:rsidR="007E76D4" w:rsidRPr="00050792" w:rsidRDefault="006935DD" w:rsidP="006E2287">
      <w:pPr>
        <w:pStyle w:val="Paragraphedeliste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BE5D5C">
        <w:rPr>
          <w:rFonts w:ascii="Calibri" w:eastAsia="Calibri" w:hAnsi="Calibri" w:cs="Calibri"/>
          <w:color w:val="000000" w:themeColor="text1"/>
        </w:rPr>
        <w:t>M</w:t>
      </w:r>
      <w:r>
        <w:rPr>
          <w:rFonts w:ascii="Calibri" w:eastAsia="Calibri" w:hAnsi="Calibri" w:cs="Calibri"/>
          <w:color w:val="000000" w:themeColor="text1"/>
        </w:rPr>
        <w:t xml:space="preserve">ot </w:t>
      </w:r>
      <w:r w:rsidRPr="00BE5D5C">
        <w:rPr>
          <w:rFonts w:ascii="Calibri" w:eastAsia="Calibri" w:hAnsi="Calibri" w:cs="Calibri"/>
          <w:color w:val="000000" w:themeColor="text1"/>
        </w:rPr>
        <w:t>d</w:t>
      </w:r>
      <w:r>
        <w:rPr>
          <w:rFonts w:ascii="Calibri" w:eastAsia="Calibri" w:hAnsi="Calibri" w:cs="Calibri"/>
          <w:color w:val="000000" w:themeColor="text1"/>
        </w:rPr>
        <w:t xml:space="preserve">e </w:t>
      </w:r>
      <w:r w:rsidRPr="00BE5D5C">
        <w:rPr>
          <w:rFonts w:ascii="Calibri" w:eastAsia="Calibri" w:hAnsi="Calibri" w:cs="Calibri"/>
          <w:color w:val="000000" w:themeColor="text1"/>
        </w:rPr>
        <w:t>p</w:t>
      </w:r>
      <w:r>
        <w:rPr>
          <w:rFonts w:ascii="Calibri" w:eastAsia="Calibri" w:hAnsi="Calibri" w:cs="Calibri"/>
          <w:color w:val="000000" w:themeColor="text1"/>
        </w:rPr>
        <w:t>asse</w:t>
      </w:r>
      <w:r w:rsidRPr="00BE5D5C">
        <w:rPr>
          <w:rFonts w:ascii="Calibri" w:eastAsia="Calibri" w:hAnsi="Calibri" w:cs="Calibri"/>
          <w:color w:val="000000" w:themeColor="text1"/>
        </w:rPr>
        <w:t xml:space="preserve"> : </w:t>
      </w:r>
      <w:r w:rsidR="007A6E6E">
        <w:rPr>
          <w:rFonts w:ascii="Calibri" w:eastAsia="Calibri" w:hAnsi="Calibri" w:cs="Calibri"/>
          <w:color w:val="000000" w:themeColor="text1"/>
        </w:rPr>
        <w:t>Password123!</w:t>
      </w:r>
    </w:p>
    <w:p w14:paraId="72749BBF" w14:textId="3D237C47" w:rsidR="006935DD" w:rsidRPr="003F7E49" w:rsidRDefault="008C39AE" w:rsidP="006E2287">
      <w:pPr>
        <w:pStyle w:val="Paragraphedeliste"/>
        <w:numPr>
          <w:ilvl w:val="0"/>
          <w:numId w:val="22"/>
        </w:numPr>
        <w:spacing w:line="257" w:lineRule="auto"/>
        <w:rPr>
          <w:rFonts w:ascii="Calibri" w:hAnsi="Calibri" w:cs="Calibri"/>
        </w:rPr>
      </w:pPr>
      <w:r>
        <w:rPr>
          <w:rFonts w:ascii="Calibri" w:hAnsi="Calibri" w:cs="Calibri"/>
        </w:rPr>
        <w:t>Trois techniciens</w:t>
      </w:r>
      <w:r w:rsidR="7E58A7DE" w:rsidRPr="65882B91">
        <w:rPr>
          <w:rFonts w:ascii="Calibri" w:hAnsi="Calibri" w:cs="Calibri"/>
        </w:rPr>
        <w:t>:</w:t>
      </w:r>
    </w:p>
    <w:p w14:paraId="18DE9238" w14:textId="385B37D3" w:rsidR="00FD4281" w:rsidRDefault="00FD4281" w:rsidP="006E2287">
      <w:pPr>
        <w:pStyle w:val="Paragraphedeliste"/>
        <w:numPr>
          <w:ilvl w:val="1"/>
          <w:numId w:val="22"/>
        </w:numPr>
        <w:rPr>
          <w:rFonts w:ascii="Calibri" w:eastAsia="Calibri" w:hAnsi="Calibri" w:cs="Calibri"/>
          <w:color w:val="000000" w:themeColor="text1"/>
        </w:rPr>
      </w:pPr>
      <w:r w:rsidRPr="4C4D8E13">
        <w:rPr>
          <w:rFonts w:ascii="Calibri" w:eastAsia="Calibri" w:hAnsi="Calibri" w:cs="Calibri"/>
          <w:color w:val="000000" w:themeColor="text1"/>
        </w:rPr>
        <w:t xml:space="preserve">Courriel : </w:t>
      </w:r>
      <w:r w:rsidR="008C39AE">
        <w:rPr>
          <w:rFonts w:ascii="Calibri" w:eastAsia="Calibri" w:hAnsi="Calibri" w:cs="Calibri"/>
        </w:rPr>
        <w:t>tech1</w:t>
      </w:r>
      <w:r w:rsidR="000F6B8D" w:rsidRPr="00050792">
        <w:rPr>
          <w:rFonts w:ascii="Calibri" w:eastAsia="Calibri" w:hAnsi="Calibri" w:cs="Calibri"/>
        </w:rPr>
        <w:t>@asp.ca</w:t>
      </w:r>
      <w:r w:rsidR="000F6B8D" w:rsidRPr="003F7E49">
        <w:rPr>
          <w:rFonts w:ascii="Calibri" w:hAnsi="Calibri" w:cs="Calibri"/>
        </w:rPr>
        <w:t xml:space="preserve">, </w:t>
      </w:r>
      <w:r w:rsidR="008C39AE">
        <w:rPr>
          <w:rFonts w:ascii="Calibri" w:hAnsi="Calibri" w:cs="Calibri"/>
        </w:rPr>
        <w:t>tech</w:t>
      </w:r>
      <w:r w:rsidR="000F6B8D" w:rsidRPr="003F7E49">
        <w:rPr>
          <w:rFonts w:ascii="Calibri" w:hAnsi="Calibri" w:cs="Calibri"/>
        </w:rPr>
        <w:t>2@asp.ca</w:t>
      </w:r>
    </w:p>
    <w:p w14:paraId="1225FC18" w14:textId="33DD447B" w:rsidR="00B24D9B" w:rsidRPr="00063FD7" w:rsidRDefault="00FD4281" w:rsidP="006E2287">
      <w:pPr>
        <w:pStyle w:val="Paragraphedeliste"/>
        <w:numPr>
          <w:ilvl w:val="1"/>
          <w:numId w:val="22"/>
        </w:numPr>
        <w:rPr>
          <w:rFonts w:ascii="Calibri" w:eastAsia="Calibri" w:hAnsi="Calibri" w:cs="Calibri"/>
          <w:color w:val="000000" w:themeColor="text1"/>
        </w:rPr>
      </w:pPr>
      <w:r w:rsidRPr="4C4D8E13">
        <w:rPr>
          <w:rFonts w:ascii="Calibri" w:eastAsia="Calibri" w:hAnsi="Calibri" w:cs="Calibri"/>
          <w:color w:val="000000" w:themeColor="text1"/>
        </w:rPr>
        <w:t>M</w:t>
      </w:r>
      <w:r>
        <w:rPr>
          <w:rFonts w:ascii="Calibri" w:eastAsia="Calibri" w:hAnsi="Calibri" w:cs="Calibri"/>
          <w:color w:val="000000" w:themeColor="text1"/>
        </w:rPr>
        <w:t xml:space="preserve">ot </w:t>
      </w:r>
      <w:r w:rsidRPr="4C4D8E13">
        <w:rPr>
          <w:rFonts w:ascii="Calibri" w:eastAsia="Calibri" w:hAnsi="Calibri" w:cs="Calibri"/>
          <w:color w:val="000000" w:themeColor="text1"/>
        </w:rPr>
        <w:t>d</w:t>
      </w:r>
      <w:r>
        <w:rPr>
          <w:rFonts w:ascii="Calibri" w:eastAsia="Calibri" w:hAnsi="Calibri" w:cs="Calibri"/>
          <w:color w:val="000000" w:themeColor="text1"/>
        </w:rPr>
        <w:t xml:space="preserve">e </w:t>
      </w:r>
      <w:r w:rsidRPr="4C4D8E13">
        <w:rPr>
          <w:rFonts w:ascii="Calibri" w:eastAsia="Calibri" w:hAnsi="Calibri" w:cs="Calibri"/>
          <w:color w:val="000000" w:themeColor="text1"/>
        </w:rPr>
        <w:t>p</w:t>
      </w:r>
      <w:r>
        <w:rPr>
          <w:rFonts w:ascii="Calibri" w:eastAsia="Calibri" w:hAnsi="Calibri" w:cs="Calibri"/>
          <w:color w:val="000000" w:themeColor="text1"/>
        </w:rPr>
        <w:t>asse</w:t>
      </w:r>
      <w:r w:rsidRPr="4C4D8E13">
        <w:rPr>
          <w:rFonts w:ascii="Calibri" w:eastAsia="Calibri" w:hAnsi="Calibri" w:cs="Calibri"/>
          <w:color w:val="000000" w:themeColor="text1"/>
        </w:rPr>
        <w:t xml:space="preserve"> : </w:t>
      </w:r>
      <w:r w:rsidR="007A6E6E">
        <w:rPr>
          <w:rFonts w:ascii="Calibri" w:eastAsia="Calibri" w:hAnsi="Calibri" w:cs="Calibri"/>
          <w:color w:val="000000" w:themeColor="text1"/>
        </w:rPr>
        <w:t>Password123!</w:t>
      </w:r>
    </w:p>
    <w:p w14:paraId="3486A2EB" w14:textId="4D4C9C26" w:rsidR="00FD4281" w:rsidRPr="003F7E49" w:rsidRDefault="00FD4281" w:rsidP="006E2287">
      <w:pPr>
        <w:pStyle w:val="Paragraphedeliste"/>
        <w:numPr>
          <w:ilvl w:val="0"/>
          <w:numId w:val="22"/>
        </w:numPr>
        <w:spacing w:line="257" w:lineRule="auto"/>
        <w:rPr>
          <w:rFonts w:ascii="Calibri" w:hAnsi="Calibri" w:cs="Calibri"/>
        </w:rPr>
      </w:pPr>
      <w:r w:rsidRPr="003F7E49">
        <w:rPr>
          <w:rFonts w:ascii="Calibri" w:hAnsi="Calibri" w:cs="Calibri"/>
        </w:rPr>
        <w:t>Un administrateur</w:t>
      </w:r>
    </w:p>
    <w:p w14:paraId="09549A7F" w14:textId="2E0DA150" w:rsidR="00FD4281" w:rsidRDefault="00FD4281" w:rsidP="006E2287">
      <w:pPr>
        <w:pStyle w:val="Paragraphedeliste"/>
        <w:numPr>
          <w:ilvl w:val="1"/>
          <w:numId w:val="22"/>
        </w:numPr>
        <w:rPr>
          <w:rFonts w:ascii="Calibri" w:eastAsia="Calibri" w:hAnsi="Calibri" w:cs="Calibri"/>
          <w:color w:val="000000" w:themeColor="text1"/>
        </w:rPr>
      </w:pPr>
      <w:r w:rsidRPr="4C4D8E13">
        <w:rPr>
          <w:rFonts w:ascii="Calibri" w:eastAsia="Calibri" w:hAnsi="Calibri" w:cs="Calibri"/>
          <w:color w:val="000000" w:themeColor="text1"/>
        </w:rPr>
        <w:t xml:space="preserve">Courriel : </w:t>
      </w:r>
      <w:r w:rsidRPr="00050792">
        <w:rPr>
          <w:rFonts w:ascii="Calibri" w:eastAsia="Calibri" w:hAnsi="Calibri" w:cs="Calibri"/>
        </w:rPr>
        <w:t>admin@asp.ca</w:t>
      </w:r>
    </w:p>
    <w:p w14:paraId="7278E031" w14:textId="54D2DAA8" w:rsidR="00FD4281" w:rsidRDefault="00FD4281" w:rsidP="006E2287">
      <w:pPr>
        <w:pStyle w:val="Paragraphedeliste"/>
        <w:numPr>
          <w:ilvl w:val="1"/>
          <w:numId w:val="22"/>
        </w:numPr>
        <w:rPr>
          <w:rFonts w:ascii="Calibri" w:eastAsia="Calibri" w:hAnsi="Calibri" w:cs="Calibri"/>
          <w:color w:val="000000" w:themeColor="text1"/>
        </w:rPr>
      </w:pPr>
      <w:r w:rsidRPr="4C4D8E13">
        <w:rPr>
          <w:rFonts w:ascii="Calibri" w:eastAsia="Calibri" w:hAnsi="Calibri" w:cs="Calibri"/>
          <w:color w:val="000000" w:themeColor="text1"/>
        </w:rPr>
        <w:t>M</w:t>
      </w:r>
      <w:r>
        <w:rPr>
          <w:rFonts w:ascii="Calibri" w:eastAsia="Calibri" w:hAnsi="Calibri" w:cs="Calibri"/>
          <w:color w:val="000000" w:themeColor="text1"/>
        </w:rPr>
        <w:t xml:space="preserve">ot </w:t>
      </w:r>
      <w:r w:rsidRPr="4C4D8E13">
        <w:rPr>
          <w:rFonts w:ascii="Calibri" w:eastAsia="Calibri" w:hAnsi="Calibri" w:cs="Calibri"/>
          <w:color w:val="000000" w:themeColor="text1"/>
        </w:rPr>
        <w:t>d</w:t>
      </w:r>
      <w:r>
        <w:rPr>
          <w:rFonts w:ascii="Calibri" w:eastAsia="Calibri" w:hAnsi="Calibri" w:cs="Calibri"/>
          <w:color w:val="000000" w:themeColor="text1"/>
        </w:rPr>
        <w:t xml:space="preserve">e </w:t>
      </w:r>
      <w:r w:rsidRPr="4C4D8E13">
        <w:rPr>
          <w:rFonts w:ascii="Calibri" w:eastAsia="Calibri" w:hAnsi="Calibri" w:cs="Calibri"/>
          <w:color w:val="000000" w:themeColor="text1"/>
        </w:rPr>
        <w:t>p</w:t>
      </w:r>
      <w:r>
        <w:rPr>
          <w:rFonts w:ascii="Calibri" w:eastAsia="Calibri" w:hAnsi="Calibri" w:cs="Calibri"/>
          <w:color w:val="000000" w:themeColor="text1"/>
        </w:rPr>
        <w:t>asse</w:t>
      </w:r>
      <w:r w:rsidRPr="4C4D8E13">
        <w:rPr>
          <w:rFonts w:ascii="Calibri" w:eastAsia="Calibri" w:hAnsi="Calibri" w:cs="Calibri"/>
          <w:color w:val="000000" w:themeColor="text1"/>
        </w:rPr>
        <w:t xml:space="preserve"> : </w:t>
      </w:r>
      <w:r w:rsidR="007A6E6E">
        <w:rPr>
          <w:rFonts w:ascii="Calibri" w:eastAsia="Calibri" w:hAnsi="Calibri" w:cs="Calibri"/>
          <w:color w:val="000000" w:themeColor="text1"/>
        </w:rPr>
        <w:t>Password123!</w:t>
      </w:r>
    </w:p>
    <w:p w14:paraId="549A54D7" w14:textId="2DF962EC" w:rsidR="00FD4281" w:rsidRPr="00FD4281" w:rsidRDefault="00FD4281" w:rsidP="00FF363C">
      <w:pPr>
        <w:ind w:left="1080"/>
        <w:rPr>
          <w:rFonts w:ascii="Calibri" w:eastAsia="Calibri" w:hAnsi="Calibri" w:cs="Calibri"/>
          <w:color w:val="000000" w:themeColor="text1"/>
        </w:rPr>
      </w:pPr>
      <w:r w:rsidRPr="70C63812">
        <w:rPr>
          <w:rFonts w:ascii="Calibri" w:eastAsia="Calibri" w:hAnsi="Calibri" w:cs="Calibri"/>
          <w:b/>
          <w:bCs/>
          <w:color w:val="000000" w:themeColor="text1"/>
        </w:rPr>
        <w:t>Note</w:t>
      </w:r>
      <w:r w:rsidRPr="70C63812">
        <w:rPr>
          <w:rFonts w:ascii="Calibri" w:eastAsia="Calibri" w:hAnsi="Calibri" w:cs="Calibri"/>
          <w:color w:val="000000" w:themeColor="text1"/>
        </w:rPr>
        <w:t xml:space="preserve"> : le rôle admin est attribué à un utilisateur directement dans la base de données.</w:t>
      </w:r>
    </w:p>
    <w:p w14:paraId="7CC1226C" w14:textId="2F51D830" w:rsidR="0079315E" w:rsidRPr="003F7E49" w:rsidRDefault="0079315E" w:rsidP="006E2287">
      <w:pPr>
        <w:pStyle w:val="Paragraphedeliste"/>
        <w:numPr>
          <w:ilvl w:val="0"/>
          <w:numId w:val="22"/>
        </w:numPr>
        <w:spacing w:line="257" w:lineRule="auto"/>
        <w:rPr>
          <w:rFonts w:ascii="Calibri" w:hAnsi="Calibri" w:cs="Calibri"/>
        </w:rPr>
      </w:pPr>
      <w:commentRangeStart w:id="65"/>
      <w:r w:rsidRPr="44DDF4F0">
        <w:rPr>
          <w:rFonts w:ascii="Calibri" w:eastAsia="Calibri" w:hAnsi="Calibri" w:cs="Calibri"/>
          <w:color w:val="000000" w:themeColor="text1"/>
        </w:rPr>
        <w:t xml:space="preserve">Au moins </w:t>
      </w:r>
      <w:r w:rsidR="008C39AE" w:rsidRPr="44DDF4F0">
        <w:rPr>
          <w:rFonts w:ascii="Calibri" w:eastAsia="Calibri" w:hAnsi="Calibri" w:cs="Calibri"/>
          <w:color w:val="000000" w:themeColor="text1"/>
        </w:rPr>
        <w:t>10</w:t>
      </w:r>
      <w:r w:rsidR="005B7421" w:rsidRPr="44DDF4F0">
        <w:rPr>
          <w:rFonts w:ascii="Calibri" w:eastAsia="Calibri" w:hAnsi="Calibri" w:cs="Calibri"/>
          <w:color w:val="000000" w:themeColor="text1"/>
        </w:rPr>
        <w:t xml:space="preserve"> </w:t>
      </w:r>
      <w:r w:rsidR="008C39AE" w:rsidRPr="44DDF4F0">
        <w:rPr>
          <w:rFonts w:ascii="Calibri" w:eastAsia="Calibri" w:hAnsi="Calibri" w:cs="Calibri"/>
          <w:color w:val="000000" w:themeColor="text1"/>
        </w:rPr>
        <w:t>tickets</w:t>
      </w:r>
      <w:r w:rsidR="00666759" w:rsidRPr="44DDF4F0">
        <w:rPr>
          <w:rFonts w:ascii="Calibri" w:eastAsia="Calibri" w:hAnsi="Calibri" w:cs="Calibri"/>
          <w:color w:val="000000" w:themeColor="text1"/>
        </w:rPr>
        <w:t> </w:t>
      </w:r>
      <w:r w:rsidR="000A0779" w:rsidRPr="44DDF4F0">
        <w:rPr>
          <w:rFonts w:ascii="Calibri" w:eastAsia="Calibri" w:hAnsi="Calibri" w:cs="Calibri"/>
          <w:color w:val="000000" w:themeColor="text1"/>
        </w:rPr>
        <w:t>:</w:t>
      </w:r>
      <w:commentRangeEnd w:id="65"/>
      <w:r w:rsidRPr="003F7E49">
        <w:rPr>
          <w:rStyle w:val="Marquedecommentaire"/>
          <w:rFonts w:ascii="Calibri" w:hAnsi="Calibri" w:cs="Calibri"/>
          <w:sz w:val="22"/>
          <w:szCs w:val="22"/>
        </w:rPr>
        <w:commentReference w:id="65"/>
      </w:r>
    </w:p>
    <w:p w14:paraId="66F54885" w14:textId="420184A8" w:rsidR="6ACA8FBC" w:rsidRDefault="6ACA8FBC" w:rsidP="44DDF4F0">
      <w:pPr>
        <w:pStyle w:val="Paragraphedeliste"/>
        <w:numPr>
          <w:ilvl w:val="1"/>
          <w:numId w:val="22"/>
        </w:numPr>
        <w:spacing w:line="257" w:lineRule="auto"/>
        <w:rPr>
          <w:rFonts w:ascii="Calibri" w:hAnsi="Calibri" w:cs="Calibri"/>
        </w:rPr>
      </w:pPr>
      <w:r w:rsidRPr="44DDF4F0">
        <w:rPr>
          <w:rFonts w:ascii="Calibri" w:eastAsia="Calibri" w:hAnsi="Calibri" w:cs="Calibri"/>
          <w:color w:val="000000" w:themeColor="text1"/>
        </w:rPr>
        <w:t>Prévoir différents statuts, catégories et priorités</w:t>
      </w:r>
    </w:p>
    <w:p w14:paraId="420CC130" w14:textId="002F2E88" w:rsidR="30C02649" w:rsidRDefault="30C02649" w:rsidP="44DDF4F0">
      <w:pPr>
        <w:pStyle w:val="Paragraphedeliste"/>
        <w:numPr>
          <w:ilvl w:val="1"/>
          <w:numId w:val="22"/>
        </w:numPr>
        <w:spacing w:line="257" w:lineRule="auto"/>
        <w:rPr>
          <w:rFonts w:ascii="Calibri" w:eastAsia="Calibri" w:hAnsi="Calibri" w:cs="Calibri"/>
          <w:color w:val="000000" w:themeColor="text1"/>
        </w:rPr>
      </w:pPr>
      <w:r w:rsidRPr="44DDF4F0">
        <w:rPr>
          <w:rFonts w:ascii="Calibri" w:eastAsia="Calibri" w:hAnsi="Calibri" w:cs="Calibri"/>
          <w:color w:val="000000" w:themeColor="text1"/>
        </w:rPr>
        <w:t>Assignation à des tech</w:t>
      </w:r>
      <w:r w:rsidR="01428090" w:rsidRPr="44DDF4F0">
        <w:rPr>
          <w:rFonts w:ascii="Calibri" w:eastAsia="Calibri" w:hAnsi="Calibri" w:cs="Calibri"/>
          <w:color w:val="000000" w:themeColor="text1"/>
        </w:rPr>
        <w:t>nicien</w:t>
      </w:r>
      <w:r w:rsidR="2EAEE720" w:rsidRPr="44DDF4F0">
        <w:rPr>
          <w:rFonts w:ascii="Calibri" w:eastAsia="Calibri" w:hAnsi="Calibri" w:cs="Calibri"/>
          <w:color w:val="000000" w:themeColor="text1"/>
        </w:rPr>
        <w:t>s diff</w:t>
      </w:r>
      <w:r w:rsidR="45AC0D6C" w:rsidRPr="44DDF4F0">
        <w:rPr>
          <w:rFonts w:ascii="Calibri" w:eastAsia="Calibri" w:hAnsi="Calibri" w:cs="Calibri"/>
          <w:color w:val="000000" w:themeColor="text1"/>
        </w:rPr>
        <w:t>érents</w:t>
      </w:r>
    </w:p>
    <w:p w14:paraId="6B0BB32E" w14:textId="0C12A7A7" w:rsidR="45AC0D6C" w:rsidRDefault="45AC0D6C" w:rsidP="44DDF4F0">
      <w:pPr>
        <w:pStyle w:val="Paragraphedeliste"/>
        <w:numPr>
          <w:ilvl w:val="1"/>
          <w:numId w:val="22"/>
        </w:numPr>
        <w:spacing w:line="257" w:lineRule="auto"/>
        <w:rPr>
          <w:rFonts w:ascii="Calibri" w:eastAsia="Calibri" w:hAnsi="Calibri" w:cs="Calibri"/>
          <w:color w:val="000000" w:themeColor="text1"/>
        </w:rPr>
      </w:pPr>
      <w:r w:rsidRPr="44DDF4F0">
        <w:rPr>
          <w:rFonts w:ascii="Calibri" w:eastAsia="Calibri" w:hAnsi="Calibri" w:cs="Calibri"/>
          <w:color w:val="000000" w:themeColor="text1"/>
        </w:rPr>
        <w:t>Créés par les clients</w:t>
      </w:r>
    </w:p>
    <w:p w14:paraId="105A3D32" w14:textId="3132C3A5" w:rsidR="45AC0D6C" w:rsidRDefault="45AC0D6C" w:rsidP="44DDF4F0">
      <w:pPr>
        <w:pStyle w:val="Paragraphedeliste"/>
        <w:numPr>
          <w:ilvl w:val="1"/>
          <w:numId w:val="22"/>
        </w:numPr>
        <w:spacing w:line="257" w:lineRule="auto"/>
        <w:rPr>
          <w:rFonts w:ascii="Calibri" w:eastAsia="Calibri" w:hAnsi="Calibri" w:cs="Calibri"/>
          <w:color w:val="000000" w:themeColor="text1"/>
        </w:rPr>
      </w:pPr>
      <w:r w:rsidRPr="4694217B">
        <w:rPr>
          <w:rFonts w:ascii="Calibri" w:eastAsia="Calibri" w:hAnsi="Calibri" w:cs="Calibri"/>
          <w:color w:val="000000" w:themeColor="text1"/>
        </w:rPr>
        <w:lastRenderedPageBreak/>
        <w:t>Ajouter quelques commentaires sur au moins deux tickets, avec pièces jointes pour certains.</w:t>
      </w:r>
    </w:p>
    <w:p w14:paraId="168039FB" w14:textId="417789E8" w:rsidR="00C31D8F" w:rsidRPr="003F7E49" w:rsidRDefault="000A6218" w:rsidP="00CF4836">
      <w:pPr>
        <w:pStyle w:val="Titre2"/>
        <w:rPr>
          <w:rStyle w:val="eop"/>
          <w:rFonts w:ascii="Calibri" w:hAnsi="Calibri" w:cs="Calibri"/>
        </w:rPr>
      </w:pPr>
      <w:bookmarkStart w:id="66" w:name="_Toc713428140"/>
      <w:r w:rsidRPr="234E86AA">
        <w:rPr>
          <w:rStyle w:val="eop"/>
          <w:rFonts w:ascii="Calibri" w:hAnsi="Calibri" w:cs="Calibri"/>
        </w:rPr>
        <w:t xml:space="preserve">3.4 – </w:t>
      </w:r>
      <w:r w:rsidR="530EDC17" w:rsidRPr="234E86AA">
        <w:rPr>
          <w:rStyle w:val="eop"/>
          <w:rFonts w:ascii="Calibri" w:hAnsi="Calibri" w:cs="Calibri"/>
        </w:rPr>
        <w:t>Tests automatisés</w:t>
      </w:r>
      <w:bookmarkEnd w:id="66"/>
    </w:p>
    <w:p w14:paraId="1DF2E0C5" w14:textId="77777777" w:rsidR="00B41776" w:rsidRPr="003F7E49" w:rsidRDefault="530EDC17" w:rsidP="00C31D8F">
      <w:p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Vous devez réaliser un jeu de </w:t>
      </w:r>
      <w:r w:rsidRPr="003F7E49">
        <w:rPr>
          <w:rFonts w:ascii="Calibri" w:hAnsi="Calibri" w:cs="Calibri"/>
          <w:b/>
        </w:rPr>
        <w:t>tests automatisés</w:t>
      </w:r>
      <w:r w:rsidRPr="003F7E49">
        <w:rPr>
          <w:rFonts w:ascii="Calibri" w:hAnsi="Calibri" w:cs="Calibri"/>
        </w:rPr>
        <w:t xml:space="preserve"> avec </w:t>
      </w:r>
      <w:r w:rsidRPr="003F7E49">
        <w:rPr>
          <w:rFonts w:ascii="Calibri" w:hAnsi="Calibri" w:cs="Calibri"/>
          <w:b/>
        </w:rPr>
        <w:t>Postman</w:t>
      </w:r>
      <w:r w:rsidRPr="003F7E49">
        <w:rPr>
          <w:rFonts w:ascii="Calibri" w:hAnsi="Calibri" w:cs="Calibri"/>
        </w:rPr>
        <w:t xml:space="preserve"> pour tester</w:t>
      </w:r>
      <w:r w:rsidR="00B41776" w:rsidRPr="003F7E49">
        <w:rPr>
          <w:rFonts w:ascii="Calibri" w:hAnsi="Calibri" w:cs="Calibri"/>
        </w:rPr>
        <w:t> :</w:t>
      </w:r>
    </w:p>
    <w:p w14:paraId="6FB59D66" w14:textId="105F5A69" w:rsidR="00B41776" w:rsidRPr="003F7E49" w:rsidRDefault="00E04E76" w:rsidP="006E2287">
      <w:pPr>
        <w:pStyle w:val="Paragraphedeliste"/>
        <w:numPr>
          <w:ilvl w:val="0"/>
          <w:numId w:val="25"/>
        </w:numPr>
        <w:rPr>
          <w:rFonts w:ascii="Calibri" w:hAnsi="Calibri" w:cs="Calibri"/>
        </w:rPr>
      </w:pPr>
      <w:r w:rsidRPr="65882B91">
        <w:rPr>
          <w:rFonts w:ascii="Calibri" w:hAnsi="Calibri" w:cs="Calibri"/>
          <w:b/>
          <w:bCs/>
        </w:rPr>
        <w:t>L’authentification</w:t>
      </w:r>
      <w:r w:rsidR="7858C8DD" w:rsidRPr="65882B91">
        <w:rPr>
          <w:rFonts w:ascii="Calibri" w:hAnsi="Calibri" w:cs="Calibri"/>
          <w:b/>
          <w:bCs/>
        </w:rPr>
        <w:t xml:space="preserve"> </w:t>
      </w:r>
      <w:r w:rsidR="00405F08" w:rsidRPr="65882B91">
        <w:rPr>
          <w:rFonts w:ascii="Calibri" w:hAnsi="Calibri" w:cs="Calibri"/>
          <w:b/>
          <w:bCs/>
        </w:rPr>
        <w:t>et la création de compte</w:t>
      </w:r>
      <w:r w:rsidR="7858C8DD" w:rsidRPr="65882B91">
        <w:rPr>
          <w:rFonts w:ascii="Calibri" w:hAnsi="Calibri" w:cs="Calibri"/>
          <w:b/>
          <w:bCs/>
        </w:rPr>
        <w:t xml:space="preserve"> </w:t>
      </w:r>
      <w:r w:rsidR="7858C8DD" w:rsidRPr="65882B91">
        <w:rPr>
          <w:rFonts w:ascii="Calibri" w:hAnsi="Calibri" w:cs="Calibri"/>
        </w:rPr>
        <w:t>(formulaire de connexion</w:t>
      </w:r>
      <w:r w:rsidR="3BFE2012" w:rsidRPr="65882B91">
        <w:rPr>
          <w:rFonts w:ascii="Calibri" w:hAnsi="Calibri" w:cs="Calibri"/>
        </w:rPr>
        <w:t xml:space="preserve"> et d’inscription</w:t>
      </w:r>
      <w:r w:rsidR="7858C8DD" w:rsidRPr="65882B91">
        <w:rPr>
          <w:rFonts w:ascii="Calibri" w:hAnsi="Calibri" w:cs="Calibri"/>
        </w:rPr>
        <w:t>)</w:t>
      </w:r>
      <w:r w:rsidR="530EDC17" w:rsidRPr="65882B91">
        <w:rPr>
          <w:rFonts w:ascii="Calibri" w:hAnsi="Calibri" w:cs="Calibri"/>
        </w:rPr>
        <w:t>.</w:t>
      </w:r>
    </w:p>
    <w:p w14:paraId="5CA54B7D" w14:textId="13A28807" w:rsidR="00C31D8F" w:rsidRPr="003F7E49" w:rsidRDefault="00C31D8F" w:rsidP="006E2287">
      <w:pPr>
        <w:pStyle w:val="Paragraphedeliste"/>
        <w:numPr>
          <w:ilvl w:val="0"/>
          <w:numId w:val="17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>La collection de test</w:t>
      </w:r>
      <w:r w:rsidR="00EA0B82" w:rsidRPr="003F7E49">
        <w:rPr>
          <w:rFonts w:ascii="Calibri" w:hAnsi="Calibri" w:cs="Calibri"/>
        </w:rPr>
        <w:t>s</w:t>
      </w:r>
      <w:r w:rsidRPr="003F7E49">
        <w:rPr>
          <w:rFonts w:ascii="Calibri" w:hAnsi="Calibri" w:cs="Calibri"/>
        </w:rPr>
        <w:t xml:space="preserve"> doit pouvoir être exécutée de </w:t>
      </w:r>
      <w:r w:rsidRPr="003F7E49">
        <w:rPr>
          <w:rFonts w:ascii="Calibri" w:hAnsi="Calibri" w:cs="Calibri"/>
          <w:b/>
        </w:rPr>
        <w:t>manière séquentielle</w:t>
      </w:r>
      <w:r w:rsidRPr="003F7E49">
        <w:rPr>
          <w:rFonts w:ascii="Calibri" w:hAnsi="Calibri" w:cs="Calibri"/>
        </w:rPr>
        <w:t>.</w:t>
      </w:r>
    </w:p>
    <w:p w14:paraId="78DE0D63" w14:textId="6CB02739" w:rsidR="00C31D8F" w:rsidRPr="003F7E49" w:rsidRDefault="00C31D8F" w:rsidP="006E2287">
      <w:pPr>
        <w:pStyle w:val="Paragraphedeliste"/>
        <w:numPr>
          <w:ilvl w:val="0"/>
          <w:numId w:val="17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Vous devez vous assurer que </w:t>
      </w:r>
      <w:r w:rsidRPr="003F7E49">
        <w:rPr>
          <w:rFonts w:ascii="Calibri" w:hAnsi="Calibri" w:cs="Calibri"/>
          <w:b/>
        </w:rPr>
        <w:t>l’ensemble des cas</w:t>
      </w:r>
      <w:r w:rsidRPr="003F7E49">
        <w:rPr>
          <w:rFonts w:ascii="Calibri" w:hAnsi="Calibri" w:cs="Calibri"/>
        </w:rPr>
        <w:t xml:space="preserve"> </w:t>
      </w:r>
      <w:r w:rsidR="00AE4D6A" w:rsidRPr="003F7E49">
        <w:rPr>
          <w:rFonts w:ascii="Calibri" w:hAnsi="Calibri" w:cs="Calibri"/>
        </w:rPr>
        <w:t>a été</w:t>
      </w:r>
      <w:r w:rsidRPr="003F7E49">
        <w:rPr>
          <w:rFonts w:ascii="Calibri" w:hAnsi="Calibri" w:cs="Calibri"/>
        </w:rPr>
        <w:t xml:space="preserve"> testé.</w:t>
      </w:r>
    </w:p>
    <w:p w14:paraId="2E40AE16" w14:textId="1703FC40" w:rsidR="7A4F01B8" w:rsidRPr="003F7E49" w:rsidRDefault="7A4F01B8" w:rsidP="006E2287">
      <w:pPr>
        <w:pStyle w:val="Paragraphedeliste"/>
        <w:numPr>
          <w:ilvl w:val="0"/>
          <w:numId w:val="17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Les requêtes doivent être </w:t>
      </w:r>
      <w:r w:rsidRPr="003F7E49">
        <w:rPr>
          <w:rFonts w:ascii="Calibri" w:hAnsi="Calibri" w:cs="Calibri"/>
          <w:b/>
        </w:rPr>
        <w:t>dynamiques et utiliser des variables de collection</w:t>
      </w:r>
      <w:r w:rsidRPr="003F7E49">
        <w:rPr>
          <w:rFonts w:ascii="Calibri" w:hAnsi="Calibri" w:cs="Calibri"/>
        </w:rPr>
        <w:t>.</w:t>
      </w:r>
    </w:p>
    <w:p w14:paraId="0EECDA19" w14:textId="15B3D5B2" w:rsidR="00C31D8F" w:rsidRPr="003F7E49" w:rsidRDefault="530EDC17" w:rsidP="006E2287">
      <w:pPr>
        <w:pStyle w:val="Paragraphedeliste"/>
        <w:numPr>
          <w:ilvl w:val="0"/>
          <w:numId w:val="17"/>
        </w:numPr>
        <w:rPr>
          <w:rFonts w:ascii="Calibri" w:hAnsi="Calibri" w:cs="Calibri"/>
        </w:rPr>
      </w:pPr>
      <w:r w:rsidRPr="003F7E49">
        <w:rPr>
          <w:rFonts w:ascii="Calibri" w:hAnsi="Calibri" w:cs="Calibri"/>
        </w:rPr>
        <w:t xml:space="preserve">N’oubliez pas de </w:t>
      </w:r>
      <w:r w:rsidRPr="003F7E49">
        <w:rPr>
          <w:rFonts w:ascii="Calibri" w:hAnsi="Calibri" w:cs="Calibri"/>
          <w:b/>
        </w:rPr>
        <w:t>remettre</w:t>
      </w:r>
      <w:r w:rsidRPr="003F7E49">
        <w:rPr>
          <w:rFonts w:ascii="Calibri" w:hAnsi="Calibri" w:cs="Calibri"/>
        </w:rPr>
        <w:t xml:space="preserve"> votre collection Postman avec le reste de votre projet.</w:t>
      </w:r>
    </w:p>
    <w:p w14:paraId="5780AD91" w14:textId="3A7A1329" w:rsidR="63198412" w:rsidRPr="003F7E49" w:rsidRDefault="1D655457" w:rsidP="61C4834D">
      <w:pPr>
        <w:pStyle w:val="Titre2"/>
        <w:rPr>
          <w:rFonts w:ascii="Calibri" w:eastAsia="Calibri Light" w:hAnsi="Calibri" w:cs="Calibri"/>
        </w:rPr>
      </w:pPr>
      <w:bookmarkStart w:id="67" w:name="_Toc758751191"/>
      <w:r w:rsidRPr="234E86AA">
        <w:rPr>
          <w:rFonts w:ascii="Calibri" w:hAnsi="Calibri" w:cs="Calibri"/>
        </w:rPr>
        <w:t>3.</w:t>
      </w:r>
      <w:r w:rsidR="000A6218" w:rsidRPr="234E86AA">
        <w:rPr>
          <w:rFonts w:ascii="Calibri" w:hAnsi="Calibri" w:cs="Calibri"/>
        </w:rPr>
        <w:t>5</w:t>
      </w:r>
      <w:r w:rsidRPr="234E86AA">
        <w:rPr>
          <w:rFonts w:ascii="Calibri" w:hAnsi="Calibri" w:cs="Calibri"/>
        </w:rPr>
        <w:t xml:space="preserve"> – Validation des données</w:t>
      </w:r>
      <w:bookmarkEnd w:id="67"/>
      <w:r w:rsidRPr="234E86AA">
        <w:rPr>
          <w:rFonts w:ascii="Calibri" w:hAnsi="Calibri" w:cs="Calibri"/>
        </w:rPr>
        <w:t xml:space="preserve">  </w:t>
      </w:r>
    </w:p>
    <w:p w14:paraId="59802FDA" w14:textId="5AB239D0" w:rsidR="63198412" w:rsidRDefault="63198412" w:rsidP="4B9D499F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4B9D499F">
        <w:rPr>
          <w:rFonts w:ascii="Calibri" w:eastAsia="Calibri" w:hAnsi="Calibri" w:cs="Calibri"/>
          <w:color w:val="000000" w:themeColor="text1"/>
        </w:rPr>
        <w:t xml:space="preserve">Vous devez effectuer </w:t>
      </w:r>
      <w:r w:rsidRPr="4B9D499F">
        <w:rPr>
          <w:rFonts w:ascii="Calibri" w:eastAsia="Calibri" w:hAnsi="Calibri" w:cs="Calibri"/>
          <w:b/>
          <w:bCs/>
          <w:color w:val="000000" w:themeColor="text1"/>
        </w:rPr>
        <w:t>la validation de saisie</w:t>
      </w:r>
      <w:r w:rsidRPr="4B9D499F">
        <w:rPr>
          <w:rFonts w:ascii="Calibri" w:eastAsia="Calibri" w:hAnsi="Calibri" w:cs="Calibri"/>
          <w:color w:val="000000" w:themeColor="text1"/>
        </w:rPr>
        <w:t xml:space="preserve"> des données (formulaires).</w:t>
      </w:r>
    </w:p>
    <w:p w14:paraId="6E2ECFC9" w14:textId="5E08464E" w:rsidR="00D33846" w:rsidRPr="003F7E49" w:rsidRDefault="00D33846" w:rsidP="006E2287">
      <w:pPr>
        <w:pStyle w:val="Paragraphedeliste"/>
        <w:numPr>
          <w:ilvl w:val="0"/>
          <w:numId w:val="12"/>
        </w:numPr>
        <w:spacing w:after="0" w:line="240" w:lineRule="auto"/>
        <w:rPr>
          <w:rFonts w:ascii="Calibri" w:eastAsia="Times New Roman" w:hAnsi="Calibri" w:cs="Calibri"/>
          <w:lang w:eastAsia="fr-CA"/>
        </w:rPr>
      </w:pPr>
      <w:r w:rsidRPr="003F7E49">
        <w:rPr>
          <w:rFonts w:ascii="Calibri" w:eastAsia="Times New Roman" w:hAnsi="Calibri" w:cs="Calibri"/>
          <w:lang w:eastAsia="fr-CA"/>
        </w:rPr>
        <w:t xml:space="preserve">Tous les formulaires doivent inclure une </w:t>
      </w:r>
      <w:r w:rsidRPr="003F7E49">
        <w:rPr>
          <w:rFonts w:ascii="Calibri" w:eastAsia="Times New Roman" w:hAnsi="Calibri" w:cs="Calibri"/>
          <w:b/>
          <w:lang w:eastAsia="fr-CA"/>
        </w:rPr>
        <w:t>validation en JavaScript personnalisée</w:t>
      </w:r>
      <w:r w:rsidRPr="003F7E49">
        <w:rPr>
          <w:rFonts w:ascii="Calibri" w:eastAsia="Times New Roman" w:hAnsi="Calibri" w:cs="Calibri"/>
          <w:lang w:eastAsia="fr-CA"/>
        </w:rPr>
        <w:t xml:space="preserve"> (aucune validation HTML5 ne doit être utilisée). De plus, </w:t>
      </w:r>
      <w:r w:rsidRPr="003F7E49">
        <w:rPr>
          <w:rFonts w:ascii="Calibri" w:eastAsia="Times New Roman" w:hAnsi="Calibri" w:cs="Calibri"/>
          <w:b/>
          <w:lang w:eastAsia="fr-CA"/>
        </w:rPr>
        <w:t>toutes les routes de l’API doivent être protégées par une validation serveur</w:t>
      </w:r>
      <w:r w:rsidRPr="003F7E49">
        <w:rPr>
          <w:rFonts w:ascii="Calibri" w:eastAsia="Times New Roman" w:hAnsi="Calibri" w:cs="Calibri"/>
          <w:lang w:eastAsia="fr-CA"/>
        </w:rPr>
        <w:t>, afin de garantir l’intégrité des données reçues.</w:t>
      </w:r>
    </w:p>
    <w:p w14:paraId="17D8F5AC" w14:textId="1989FE12" w:rsidR="00023FB0" w:rsidRDefault="00023FB0" w:rsidP="006E2287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Tous les champs sont </w:t>
      </w:r>
      <w:r w:rsidRPr="41B1977E">
        <w:rPr>
          <w:rFonts w:ascii="Calibri" w:eastAsia="Calibri" w:hAnsi="Calibri" w:cs="Calibri"/>
          <w:b/>
          <w:color w:val="000000" w:themeColor="text1"/>
        </w:rPr>
        <w:t>requis</w:t>
      </w:r>
      <w:r w:rsidR="00AE5C0E">
        <w:rPr>
          <w:rFonts w:ascii="Calibri" w:eastAsia="Calibri" w:hAnsi="Calibri" w:cs="Calibri"/>
          <w:b/>
          <w:color w:val="000000" w:themeColor="text1"/>
        </w:rPr>
        <w:t xml:space="preserve"> </w:t>
      </w:r>
      <w:r w:rsidR="00A33904">
        <w:rPr>
          <w:rFonts w:ascii="Calibri" w:eastAsia="Calibri" w:hAnsi="Calibri" w:cs="Calibri"/>
          <w:b/>
          <w:color w:val="000000" w:themeColor="text1"/>
        </w:rPr>
        <w:t>sauf indication contraire</w:t>
      </w:r>
      <w:r>
        <w:rPr>
          <w:rFonts w:ascii="Calibri" w:eastAsia="Calibri" w:hAnsi="Calibri" w:cs="Calibri"/>
          <w:color w:val="000000" w:themeColor="text1"/>
        </w:rPr>
        <w:t>.</w:t>
      </w:r>
    </w:p>
    <w:p w14:paraId="43B3ED27" w14:textId="137A6D5E" w:rsidR="63198412" w:rsidRDefault="63198412" w:rsidP="006E2287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4B9D499F">
        <w:rPr>
          <w:rFonts w:ascii="Calibri" w:eastAsia="Calibri" w:hAnsi="Calibri" w:cs="Calibri"/>
          <w:color w:val="000000" w:themeColor="text1"/>
        </w:rPr>
        <w:t xml:space="preserve">Vous devez </w:t>
      </w:r>
      <w:r w:rsidRPr="4B9D499F">
        <w:rPr>
          <w:rFonts w:ascii="Calibri" w:eastAsia="Calibri" w:hAnsi="Calibri" w:cs="Calibri"/>
          <w:b/>
          <w:bCs/>
          <w:color w:val="000000" w:themeColor="text1"/>
        </w:rPr>
        <w:t>retirer les espaces</w:t>
      </w:r>
      <w:r w:rsidRPr="4B9D499F">
        <w:rPr>
          <w:rFonts w:ascii="Calibri" w:eastAsia="Calibri" w:hAnsi="Calibri" w:cs="Calibri"/>
          <w:color w:val="000000" w:themeColor="text1"/>
        </w:rPr>
        <w:t xml:space="preserve"> blancs inutiles au </w:t>
      </w:r>
      <w:r w:rsidRPr="4B9D499F">
        <w:rPr>
          <w:rFonts w:ascii="Calibri" w:eastAsia="Calibri" w:hAnsi="Calibri" w:cs="Calibri"/>
          <w:b/>
          <w:bCs/>
          <w:color w:val="000000" w:themeColor="text1"/>
        </w:rPr>
        <w:t>début</w:t>
      </w:r>
      <w:r w:rsidRPr="4B9D499F">
        <w:rPr>
          <w:rFonts w:ascii="Calibri" w:eastAsia="Calibri" w:hAnsi="Calibri" w:cs="Calibri"/>
          <w:color w:val="000000" w:themeColor="text1"/>
        </w:rPr>
        <w:t xml:space="preserve"> et à la </w:t>
      </w:r>
      <w:r w:rsidRPr="4B9D499F">
        <w:rPr>
          <w:rFonts w:ascii="Calibri" w:eastAsia="Calibri" w:hAnsi="Calibri" w:cs="Calibri"/>
          <w:b/>
          <w:bCs/>
          <w:color w:val="000000" w:themeColor="text1"/>
        </w:rPr>
        <w:t>fin</w:t>
      </w:r>
      <w:r w:rsidRPr="4B9D499F">
        <w:rPr>
          <w:rFonts w:ascii="Calibri" w:eastAsia="Calibri" w:hAnsi="Calibri" w:cs="Calibri"/>
          <w:color w:val="000000" w:themeColor="text1"/>
        </w:rPr>
        <w:t xml:space="preserve"> des champs de saisie.</w:t>
      </w:r>
    </w:p>
    <w:p w14:paraId="3DF5A156" w14:textId="4A0A1C72" w:rsidR="63198412" w:rsidRDefault="66170BD4" w:rsidP="006E2287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4C4D8E13">
        <w:rPr>
          <w:rFonts w:ascii="Calibri" w:eastAsia="Calibri" w:hAnsi="Calibri" w:cs="Calibri"/>
          <w:color w:val="000000" w:themeColor="text1"/>
        </w:rPr>
        <w:t xml:space="preserve">Les </w:t>
      </w:r>
      <w:r w:rsidRPr="4C4D8E13">
        <w:rPr>
          <w:rFonts w:ascii="Calibri" w:eastAsia="Calibri" w:hAnsi="Calibri" w:cs="Calibri"/>
          <w:b/>
          <w:bCs/>
          <w:color w:val="000000" w:themeColor="text1"/>
        </w:rPr>
        <w:t>messages d’erreur</w:t>
      </w:r>
      <w:r w:rsidRPr="4C4D8E13">
        <w:rPr>
          <w:rFonts w:ascii="Calibri" w:eastAsia="Calibri" w:hAnsi="Calibri" w:cs="Calibri"/>
          <w:color w:val="000000" w:themeColor="text1"/>
        </w:rPr>
        <w:t xml:space="preserve"> doivent être proche</w:t>
      </w:r>
      <w:r w:rsidR="00EA0B82">
        <w:rPr>
          <w:rFonts w:ascii="Calibri" w:eastAsia="Calibri" w:hAnsi="Calibri" w:cs="Calibri"/>
          <w:color w:val="000000" w:themeColor="text1"/>
        </w:rPr>
        <w:t>s</w:t>
      </w:r>
      <w:r w:rsidRPr="4C4D8E13">
        <w:rPr>
          <w:rFonts w:ascii="Calibri" w:eastAsia="Calibri" w:hAnsi="Calibri" w:cs="Calibri"/>
          <w:color w:val="000000" w:themeColor="text1"/>
        </w:rPr>
        <w:t xml:space="preserve"> des champs en erreur.</w:t>
      </w:r>
      <w:r w:rsidR="00154AD3">
        <w:rPr>
          <w:rFonts w:ascii="Calibri" w:eastAsia="Calibri" w:hAnsi="Calibri" w:cs="Calibri"/>
          <w:color w:val="000000" w:themeColor="text1"/>
        </w:rPr>
        <w:t xml:space="preserve"> </w:t>
      </w:r>
      <w:r w:rsidR="27960902" w:rsidRPr="4C4D8E13">
        <w:rPr>
          <w:rFonts w:ascii="Calibri" w:eastAsia="Calibri" w:hAnsi="Calibri" w:cs="Calibri"/>
          <w:color w:val="000000" w:themeColor="text1"/>
        </w:rPr>
        <w:t>Vous devez afficher tous les messages en même temps.</w:t>
      </w:r>
    </w:p>
    <w:p w14:paraId="701300AD" w14:textId="3B003146" w:rsidR="00C27534" w:rsidRPr="00B10A80" w:rsidRDefault="63198412" w:rsidP="006E2287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7128AE8C">
        <w:rPr>
          <w:rFonts w:ascii="Calibri" w:eastAsia="Calibri" w:hAnsi="Calibri" w:cs="Calibri"/>
          <w:color w:val="000000" w:themeColor="text1"/>
        </w:rPr>
        <w:t xml:space="preserve">Voir les tableaux suivants pour les </w:t>
      </w:r>
      <w:r w:rsidRPr="7128AE8C">
        <w:rPr>
          <w:rFonts w:ascii="Calibri" w:eastAsia="Calibri" w:hAnsi="Calibri" w:cs="Calibri"/>
          <w:b/>
          <w:bCs/>
          <w:color w:val="000000" w:themeColor="text1"/>
        </w:rPr>
        <w:t>contraintes spécifiques</w:t>
      </w:r>
      <w:r w:rsidRPr="7128AE8C">
        <w:rPr>
          <w:rFonts w:ascii="Calibri" w:eastAsia="Calibri" w:hAnsi="Calibri" w:cs="Calibri"/>
          <w:color w:val="000000" w:themeColor="text1"/>
        </w:rPr>
        <w:t xml:space="preserve"> de validation</w:t>
      </w:r>
      <w:r w:rsidR="00F6207D" w:rsidRPr="7128AE8C">
        <w:rPr>
          <w:rFonts w:ascii="Calibri" w:eastAsia="Calibri" w:hAnsi="Calibri" w:cs="Calibri"/>
          <w:color w:val="000000" w:themeColor="text1"/>
        </w:rPr>
        <w:t> :</w:t>
      </w:r>
    </w:p>
    <w:p w14:paraId="44322A25" w14:textId="77777777" w:rsidR="00C27534" w:rsidRPr="00C27534" w:rsidRDefault="00C27534" w:rsidP="00C27534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5F37A186" w14:textId="71FDA51C" w:rsidR="6D3638EF" w:rsidRPr="003F7E49" w:rsidRDefault="5DF7DF99" w:rsidP="4B9D499F">
      <w:pPr>
        <w:pStyle w:val="Titre3"/>
        <w:rPr>
          <w:rFonts w:ascii="Calibri" w:eastAsia="Calibri Light" w:hAnsi="Calibri" w:cs="Calibri"/>
          <w:color w:val="1F4D78"/>
        </w:rPr>
      </w:pPr>
      <w:bookmarkStart w:id="68" w:name="_Utilisateur_1"/>
      <w:bookmarkStart w:id="69" w:name="_Utilisateur"/>
      <w:bookmarkEnd w:id="68"/>
      <w:commentRangeStart w:id="70"/>
      <w:r w:rsidRPr="08E7615E">
        <w:rPr>
          <w:rFonts w:ascii="Calibri" w:eastAsia="Calibri Light" w:hAnsi="Calibri" w:cs="Calibri"/>
          <w:color w:val="1F4D78"/>
        </w:rPr>
        <w:t>Utilisateur</w:t>
      </w:r>
      <w:bookmarkEnd w:id="69"/>
      <w:commentRangeEnd w:id="70"/>
      <w:r w:rsidRPr="003F7E49">
        <w:rPr>
          <w:rStyle w:val="Marquedecommentaire"/>
          <w:rFonts w:ascii="Calibri" w:eastAsia="Calibri Light" w:hAnsi="Calibri" w:cs="Calibri"/>
          <w:color w:val="1F4D78"/>
          <w:sz w:val="24"/>
          <w:szCs w:val="24"/>
        </w:rPr>
        <w:commentReference w:id="70"/>
      </w:r>
    </w:p>
    <w:tbl>
      <w:tblPr>
        <w:tblStyle w:val="Grilledutableau"/>
        <w:tblW w:w="848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6066"/>
      </w:tblGrid>
      <w:tr w:rsidR="00472CF0" w:rsidRPr="003F7E49" w14:paraId="530B2C90" w14:textId="77777777" w:rsidTr="46F959EE">
        <w:trPr>
          <w:trHeight w:val="20"/>
        </w:trPr>
        <w:tc>
          <w:tcPr>
            <w:tcW w:w="0" w:type="auto"/>
            <w:shd w:val="clear" w:color="auto" w:fill="BDD6EE" w:themeFill="accent1" w:themeFillTint="66"/>
            <w:hideMark/>
          </w:tcPr>
          <w:p w14:paraId="7D5812CD" w14:textId="13D8CC2E" w:rsidR="00E64206" w:rsidRPr="003F7E49" w:rsidRDefault="00E64206" w:rsidP="00260620">
            <w:pPr>
              <w:tabs>
                <w:tab w:val="right" w:pos="2202"/>
              </w:tabs>
              <w:jc w:val="center"/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Champ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36D63710" w14:textId="77777777" w:rsidR="00E64206" w:rsidRPr="003F7E49" w:rsidRDefault="00E64206" w:rsidP="00260620">
            <w:pPr>
              <w:jc w:val="center"/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Contrainte(s)</w:t>
            </w:r>
          </w:p>
        </w:tc>
      </w:tr>
      <w:tr w:rsidR="00472CF0" w:rsidRPr="003F7E49" w14:paraId="7AD1F2D0" w14:textId="77777777" w:rsidTr="46F959EE">
        <w:trPr>
          <w:trHeight w:val="817"/>
        </w:trPr>
        <w:tc>
          <w:tcPr>
            <w:tcW w:w="0" w:type="auto"/>
            <w:hideMark/>
          </w:tcPr>
          <w:p w14:paraId="6EB982A7" w14:textId="77777777" w:rsidR="00E64206" w:rsidRPr="003F7E49" w:rsidRDefault="00E64206" w:rsidP="00F2214D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Courriel</w:t>
            </w:r>
          </w:p>
        </w:tc>
        <w:tc>
          <w:tcPr>
            <w:tcW w:w="0" w:type="auto"/>
            <w:hideMark/>
          </w:tcPr>
          <w:p w14:paraId="5DD6218C" w14:textId="26C16166" w:rsidR="00E64206" w:rsidRPr="003F7E49" w:rsidRDefault="00E64206" w:rsidP="00F2214D">
            <w:pPr>
              <w:rPr>
                <w:rFonts w:ascii="Calibri" w:hAnsi="Calibri" w:cs="Calibri"/>
              </w:rPr>
            </w:pPr>
            <w:r w:rsidRPr="003F7E49">
              <w:rPr>
                <w:rFonts w:ascii="Calibri" w:hAnsi="Calibri" w:cs="Calibri"/>
              </w:rPr>
              <w:t>Est un courriel.</w:t>
            </w:r>
            <w:r w:rsidRPr="003F7E49">
              <w:rPr>
                <w:rFonts w:ascii="Calibri" w:hAnsi="Calibri" w:cs="Calibri"/>
              </w:rPr>
              <w:br/>
              <w:t>Unique.</w:t>
            </w:r>
            <w:r w:rsidRPr="003F7E49">
              <w:rPr>
                <w:rFonts w:ascii="Calibri" w:hAnsi="Calibri" w:cs="Calibri"/>
              </w:rPr>
              <w:br/>
              <w:t>Pas plus de 50 caractères.</w:t>
            </w:r>
          </w:p>
        </w:tc>
      </w:tr>
      <w:tr w:rsidR="00472CF0" w:rsidRPr="003F7E49" w14:paraId="1465A5B9" w14:textId="77777777" w:rsidTr="46F959EE">
        <w:trPr>
          <w:trHeight w:val="817"/>
        </w:trPr>
        <w:tc>
          <w:tcPr>
            <w:tcW w:w="0" w:type="auto"/>
            <w:hideMark/>
          </w:tcPr>
          <w:p w14:paraId="635D1889" w14:textId="77777777" w:rsidR="00E64206" w:rsidRPr="003F7E49" w:rsidRDefault="00E64206" w:rsidP="00F2214D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Mot de passe</w:t>
            </w:r>
          </w:p>
        </w:tc>
        <w:tc>
          <w:tcPr>
            <w:tcW w:w="0" w:type="auto"/>
            <w:hideMark/>
          </w:tcPr>
          <w:p w14:paraId="05832D18" w14:textId="71346B86" w:rsidR="00E64206" w:rsidRPr="003F7E49" w:rsidRDefault="00E64206" w:rsidP="00F2214D">
            <w:pPr>
              <w:rPr>
                <w:rFonts w:ascii="Calibri" w:hAnsi="Calibri" w:cs="Calibri"/>
              </w:rPr>
            </w:pPr>
            <w:r w:rsidRPr="003F7E49">
              <w:rPr>
                <w:rFonts w:ascii="Calibri" w:hAnsi="Calibri" w:cs="Calibri"/>
              </w:rPr>
              <w:t>Minimum 6 caractères.</w:t>
            </w:r>
            <w:r w:rsidRPr="003F7E49">
              <w:rPr>
                <w:rFonts w:ascii="Calibri" w:hAnsi="Calibri" w:cs="Calibri"/>
              </w:rPr>
              <w:br/>
              <w:t>Doit contenir au moins 1 majuscule, 1 chiffre et 1 caractère spécial (#?!@$ %^&amp;*–).</w:t>
            </w:r>
          </w:p>
        </w:tc>
      </w:tr>
      <w:tr w:rsidR="00472CF0" w:rsidRPr="003F7E49" w14:paraId="3C84B6FF" w14:textId="77777777" w:rsidTr="46F959EE">
        <w:trPr>
          <w:trHeight w:val="429"/>
        </w:trPr>
        <w:tc>
          <w:tcPr>
            <w:tcW w:w="0" w:type="auto"/>
            <w:hideMark/>
          </w:tcPr>
          <w:p w14:paraId="1A935FEF" w14:textId="518348D1" w:rsidR="00E64206" w:rsidRPr="003F7E49" w:rsidRDefault="71D04D99" w:rsidP="45BA4926">
            <w:pPr>
              <w:rPr>
                <w:rFonts w:ascii="Calibri" w:hAnsi="Calibri" w:cs="Calibri"/>
                <w:b/>
                <w:bCs/>
              </w:rPr>
            </w:pPr>
            <w:r w:rsidRPr="45BA4926">
              <w:rPr>
                <w:rFonts w:ascii="Calibri" w:hAnsi="Calibri" w:cs="Calibri"/>
                <w:b/>
                <w:bCs/>
              </w:rPr>
              <w:t>Confirmation du mot de passe</w:t>
            </w:r>
          </w:p>
        </w:tc>
        <w:tc>
          <w:tcPr>
            <w:tcW w:w="0" w:type="auto"/>
            <w:hideMark/>
          </w:tcPr>
          <w:p w14:paraId="22D4105E" w14:textId="77777777" w:rsidR="00E64206" w:rsidRPr="003F7E49" w:rsidRDefault="00E64206" w:rsidP="00F2214D">
            <w:pPr>
              <w:rPr>
                <w:rFonts w:ascii="Calibri" w:hAnsi="Calibri" w:cs="Calibri"/>
              </w:rPr>
            </w:pPr>
            <w:r w:rsidRPr="003F7E49">
              <w:rPr>
                <w:rFonts w:ascii="Calibri" w:hAnsi="Calibri" w:cs="Calibri"/>
              </w:rPr>
              <w:t>Égal au mot de passe.</w:t>
            </w:r>
          </w:p>
        </w:tc>
      </w:tr>
      <w:tr w:rsidR="00472CF0" w:rsidRPr="003F7E49" w14:paraId="48840B36" w14:textId="77777777" w:rsidTr="46F959EE">
        <w:trPr>
          <w:trHeight w:val="300"/>
        </w:trPr>
        <w:tc>
          <w:tcPr>
            <w:tcW w:w="0" w:type="auto"/>
            <w:hideMark/>
          </w:tcPr>
          <w:p w14:paraId="4A6D2E1A" w14:textId="77777777" w:rsidR="00E64206" w:rsidRPr="003F7E49" w:rsidRDefault="00E64206" w:rsidP="00F2214D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Nom</w:t>
            </w:r>
          </w:p>
        </w:tc>
        <w:tc>
          <w:tcPr>
            <w:tcW w:w="0" w:type="auto"/>
            <w:hideMark/>
          </w:tcPr>
          <w:p w14:paraId="598E70A3" w14:textId="77777777" w:rsidR="00E64206" w:rsidRPr="003F7E49" w:rsidRDefault="00E64206" w:rsidP="00F2214D">
            <w:pPr>
              <w:rPr>
                <w:rFonts w:ascii="Calibri" w:hAnsi="Calibri" w:cs="Calibri"/>
              </w:rPr>
            </w:pPr>
            <w:r w:rsidRPr="003F7E49">
              <w:rPr>
                <w:rFonts w:ascii="Calibri" w:hAnsi="Calibri" w:cs="Calibri"/>
              </w:rPr>
              <w:t>Entre 2 et 50 caractères.</w:t>
            </w:r>
          </w:p>
        </w:tc>
      </w:tr>
      <w:tr w:rsidR="00472CF0" w:rsidRPr="003F7E49" w14:paraId="197E456C" w14:textId="77777777" w:rsidTr="46F959EE">
        <w:trPr>
          <w:trHeight w:val="272"/>
        </w:trPr>
        <w:tc>
          <w:tcPr>
            <w:tcW w:w="0" w:type="auto"/>
            <w:hideMark/>
          </w:tcPr>
          <w:p w14:paraId="0CAEE2F9" w14:textId="77777777" w:rsidR="00E64206" w:rsidRPr="003F7E49" w:rsidRDefault="00E64206" w:rsidP="00F2214D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Prénom</w:t>
            </w:r>
          </w:p>
        </w:tc>
        <w:tc>
          <w:tcPr>
            <w:tcW w:w="0" w:type="auto"/>
            <w:hideMark/>
          </w:tcPr>
          <w:p w14:paraId="2C462175" w14:textId="77777777" w:rsidR="00E64206" w:rsidRPr="003F7E49" w:rsidRDefault="00E64206" w:rsidP="00F2214D">
            <w:pPr>
              <w:rPr>
                <w:rFonts w:ascii="Calibri" w:hAnsi="Calibri" w:cs="Calibri"/>
              </w:rPr>
            </w:pPr>
            <w:r w:rsidRPr="003F7E49">
              <w:rPr>
                <w:rFonts w:ascii="Calibri" w:hAnsi="Calibri" w:cs="Calibri"/>
              </w:rPr>
              <w:t>Entre 2 et 50 caractères.</w:t>
            </w:r>
          </w:p>
        </w:tc>
      </w:tr>
      <w:tr w:rsidR="00472CF0" w:rsidRPr="003F7E49" w14:paraId="016F00F4" w14:textId="77777777" w:rsidTr="46F959EE">
        <w:trPr>
          <w:trHeight w:val="272"/>
        </w:trPr>
        <w:tc>
          <w:tcPr>
            <w:tcW w:w="0" w:type="auto"/>
          </w:tcPr>
          <w:p w14:paraId="28D2FEEE" w14:textId="37D1BC36" w:rsidR="0086108C" w:rsidRPr="003F7E49" w:rsidRDefault="00472CF0" w:rsidP="00F2214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</w:t>
            </w:r>
            <w:r>
              <w:rPr>
                <w:b/>
              </w:rPr>
              <w:t>éléphone</w:t>
            </w:r>
          </w:p>
        </w:tc>
        <w:tc>
          <w:tcPr>
            <w:tcW w:w="0" w:type="auto"/>
          </w:tcPr>
          <w:p w14:paraId="418AB5D8" w14:textId="7B42A9D8" w:rsidR="0086108C" w:rsidRPr="003F7E49" w:rsidRDefault="00472CF0" w:rsidP="00F2214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Format canadien</w:t>
            </w:r>
          </w:p>
        </w:tc>
      </w:tr>
      <w:tr w:rsidR="00472CF0" w:rsidRPr="003F7E49" w14:paraId="6163E883" w14:textId="77777777" w:rsidTr="46F959EE">
        <w:trPr>
          <w:trHeight w:val="295"/>
        </w:trPr>
        <w:tc>
          <w:tcPr>
            <w:tcW w:w="0" w:type="auto"/>
          </w:tcPr>
          <w:p w14:paraId="38496019" w14:textId="2FBB1CBE" w:rsidR="00946E4D" w:rsidRPr="003F7E49" w:rsidRDefault="00D57DB6" w:rsidP="00F2214D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Rôle</w:t>
            </w:r>
          </w:p>
        </w:tc>
        <w:tc>
          <w:tcPr>
            <w:tcW w:w="0" w:type="auto"/>
          </w:tcPr>
          <w:p w14:paraId="71F865BD" w14:textId="42DC8CA3" w:rsidR="00946E4D" w:rsidRPr="003F7E49" w:rsidRDefault="00472CF0" w:rsidP="00F2214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Clien</w:t>
            </w:r>
            <w:r w:rsidR="00AF72F7">
              <w:rPr>
                <w:rFonts w:ascii="Calibri" w:hAnsi="Calibri" w:cs="Calibri"/>
              </w:rPr>
              <w:t>t, technicien</w:t>
            </w:r>
          </w:p>
        </w:tc>
      </w:tr>
    </w:tbl>
    <w:p w14:paraId="7E8EDA4A" w14:textId="2DF8E48E" w:rsidR="70C63812" w:rsidRPr="003F7E49" w:rsidRDefault="70C63812" w:rsidP="0DB223B7">
      <w:pPr>
        <w:rPr>
          <w:rFonts w:ascii="Calibri" w:hAnsi="Calibri" w:cs="Calibri"/>
        </w:rPr>
      </w:pPr>
    </w:p>
    <w:p w14:paraId="6083AD72" w14:textId="0F03AB02" w:rsidR="1250C381" w:rsidRPr="003F7E49" w:rsidRDefault="008E0C93" w:rsidP="70C63812">
      <w:pPr>
        <w:pStyle w:val="Titre3"/>
        <w:rPr>
          <w:rFonts w:ascii="Calibri" w:eastAsia="Calibri Light" w:hAnsi="Calibri" w:cs="Calibri"/>
          <w:color w:val="1F4D78"/>
        </w:rPr>
      </w:pPr>
      <w:bookmarkStart w:id="71" w:name="_Examen"/>
      <w:bookmarkEnd w:id="71"/>
      <w:r>
        <w:rPr>
          <w:rFonts w:ascii="Calibri" w:eastAsia="Calibri Light" w:hAnsi="Calibri" w:cs="Calibri"/>
          <w:color w:val="1F4D78"/>
        </w:rPr>
        <w:tab/>
      </w:r>
      <w:r w:rsidR="00472CF0">
        <w:rPr>
          <w:rFonts w:ascii="Calibri" w:eastAsia="Calibri Light" w:hAnsi="Calibri" w:cs="Calibri"/>
          <w:color w:val="1F4D78"/>
        </w:rPr>
        <w:t>Incident</w:t>
      </w:r>
    </w:p>
    <w:tbl>
      <w:tblPr>
        <w:tblStyle w:val="Grilledutableau"/>
        <w:tblW w:w="8454" w:type="dxa"/>
        <w:tblInd w:w="5" w:type="dxa"/>
        <w:tblLook w:val="04A0" w:firstRow="1" w:lastRow="0" w:firstColumn="1" w:lastColumn="0" w:noHBand="0" w:noVBand="1"/>
      </w:tblPr>
      <w:tblGrid>
        <w:gridCol w:w="1993"/>
        <w:gridCol w:w="6461"/>
      </w:tblGrid>
      <w:tr w:rsidR="00F85E79" w:rsidRPr="003F7E49" w14:paraId="69C8779E" w14:textId="77777777" w:rsidTr="24292063">
        <w:trPr>
          <w:trHeight w:val="267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BDD6EE" w:themeFill="accent1" w:themeFillTint="66"/>
            <w:hideMark/>
          </w:tcPr>
          <w:p w14:paraId="00356A55" w14:textId="77777777" w:rsidR="00F85E79" w:rsidRPr="00F85E79" w:rsidRDefault="00F85E79" w:rsidP="00F85E7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85E79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Champ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BDD6EE" w:themeFill="accent1" w:themeFillTint="66"/>
            <w:hideMark/>
          </w:tcPr>
          <w:p w14:paraId="1C3CF67A" w14:textId="77777777" w:rsidR="00F85E79" w:rsidRPr="00F85E79" w:rsidRDefault="00F85E79" w:rsidP="00F85E79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85E79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Contrainte(s)</w:t>
            </w:r>
          </w:p>
        </w:tc>
      </w:tr>
      <w:tr w:rsidR="00F85E79" w:rsidRPr="003F7E49" w14:paraId="55D6784B" w14:textId="77777777" w:rsidTr="24292063">
        <w:trPr>
          <w:trHeight w:val="5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D3B2" w14:textId="77777777" w:rsidR="00F85E79" w:rsidRPr="003F7E49" w:rsidRDefault="00F85E79" w:rsidP="00F85E79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Titre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31B3" w14:textId="1AE294E4" w:rsidR="00F85E79" w:rsidRPr="003F7E49" w:rsidRDefault="00F85E79" w:rsidP="00F85E79">
            <w:pPr>
              <w:rPr>
                <w:rFonts w:ascii="Calibri" w:hAnsi="Calibri" w:cs="Calibri"/>
              </w:rPr>
            </w:pPr>
            <w:r w:rsidRPr="0DB223B7">
              <w:rPr>
                <w:rFonts w:ascii="Calibri" w:hAnsi="Calibri" w:cs="Calibri"/>
              </w:rPr>
              <w:t>Entre 3 et 100 caractères.</w:t>
            </w:r>
          </w:p>
        </w:tc>
      </w:tr>
      <w:tr w:rsidR="00F85E79" w:rsidRPr="003F7E49" w14:paraId="274A78AE" w14:textId="77777777" w:rsidTr="24292063">
        <w:trPr>
          <w:trHeight w:val="5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AE0A" w14:textId="77777777" w:rsidR="00F85E79" w:rsidRPr="003F7E49" w:rsidRDefault="00F85E79" w:rsidP="00F85E79">
            <w:pPr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7279" w14:textId="6146E15C" w:rsidR="00F85E79" w:rsidRPr="003F7E49" w:rsidRDefault="00B83CF8" w:rsidP="00F85E7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Minium 10 caractères</w:t>
            </w:r>
          </w:p>
        </w:tc>
      </w:tr>
      <w:tr w:rsidR="00B83CF8" w:rsidRPr="003F7E49" w14:paraId="614F1F2C" w14:textId="77777777" w:rsidTr="24292063">
        <w:trPr>
          <w:trHeight w:val="5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DCF7" w14:textId="55F0A186" w:rsidR="00B83CF8" w:rsidRPr="003F7E49" w:rsidRDefault="00B83CF8" w:rsidP="00F85E7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8DA1" w14:textId="3A0AF39B" w:rsidR="00B83CF8" w:rsidRDefault="00324198" w:rsidP="00F85E7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Choix sélection selon la liste des </w:t>
            </w:r>
            <w:commentRangeStart w:id="72"/>
            <w:r>
              <w:rPr>
                <w:rFonts w:ascii="Calibri" w:hAnsi="Calibri" w:cs="Calibri"/>
              </w:rPr>
              <w:t>catégories</w:t>
            </w:r>
            <w:commentRangeEnd w:id="72"/>
            <w:r w:rsidR="00655AF8">
              <w:rPr>
                <w:rStyle w:val="Marquedecommentaire"/>
                <w:rFonts w:ascii="Calibri" w:hAnsi="Calibri" w:cs="Calibri"/>
                <w:sz w:val="22"/>
                <w:szCs w:val="22"/>
              </w:rPr>
              <w:commentReference w:id="72"/>
            </w:r>
            <w:r w:rsidR="00655AF8">
              <w:rPr>
                <w:rFonts w:ascii="Calibri" w:hAnsi="Calibri" w:cs="Calibri"/>
              </w:rPr>
              <w:t xml:space="preserve"> </w:t>
            </w:r>
          </w:p>
        </w:tc>
      </w:tr>
      <w:tr w:rsidR="00CA5FDD" w:rsidRPr="003F7E49" w14:paraId="7BEEE4FF" w14:textId="77777777" w:rsidTr="24292063">
        <w:trPr>
          <w:trHeight w:val="535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7772" w14:textId="075E54B3" w:rsidR="00CA5FDD" w:rsidRPr="003F7E49" w:rsidRDefault="00324198" w:rsidP="6CBBD6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lastRenderedPageBreak/>
              <w:t>Priorité</w:t>
            </w:r>
          </w:p>
        </w:tc>
        <w:tc>
          <w:tcPr>
            <w:tcW w:w="6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315F" w14:textId="69989875" w:rsidR="00CA5FDD" w:rsidRPr="003F7E49" w:rsidRDefault="00324198" w:rsidP="00B04631">
            <w:pPr>
              <w:tabs>
                <w:tab w:val="left" w:pos="1342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Basse, </w:t>
            </w:r>
            <w:r w:rsidR="0088142E"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/>
              </w:rPr>
              <w:t xml:space="preserve">oyenne, </w:t>
            </w:r>
            <w:r w:rsidR="0088142E"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/>
              </w:rPr>
              <w:t xml:space="preserve">aute, </w:t>
            </w:r>
            <w:r w:rsidR="0088142E"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/>
              </w:rPr>
              <w:t>ritique</w:t>
            </w:r>
          </w:p>
        </w:tc>
      </w:tr>
      <w:tr w:rsidR="00EC2C5A" w:rsidRPr="003F7E49" w14:paraId="1A7F8C89" w14:textId="77777777" w:rsidTr="24292063">
        <w:trPr>
          <w:trHeight w:val="535"/>
        </w:trPr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93BE" w14:textId="30C83359" w:rsidR="00EC2C5A" w:rsidRDefault="00EC2C5A" w:rsidP="6CBBD6CD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Statut</w:t>
            </w:r>
          </w:p>
        </w:tc>
        <w:tc>
          <w:tcPr>
            <w:tcW w:w="6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A2F0" w14:textId="7CE5CBCA" w:rsidR="00EC2C5A" w:rsidRDefault="0088142E" w:rsidP="00B04631">
            <w:pPr>
              <w:tabs>
                <w:tab w:val="left" w:pos="1342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Ouvert, Assigné, En cours, En attente, Résolu, Fermé, Archivé</w:t>
            </w:r>
          </w:p>
        </w:tc>
      </w:tr>
    </w:tbl>
    <w:p w14:paraId="5E418285" w14:textId="77777777" w:rsidR="00A67CEA" w:rsidRPr="003F7E49" w:rsidRDefault="00A67CEA" w:rsidP="00A67CEA">
      <w:pPr>
        <w:rPr>
          <w:rFonts w:ascii="Calibri" w:hAnsi="Calibri" w:cs="Calibri"/>
        </w:rPr>
      </w:pPr>
    </w:p>
    <w:p w14:paraId="1C7BFDAD" w14:textId="5575A13B" w:rsidR="00205C68" w:rsidRPr="003F7E49" w:rsidRDefault="00B61BC2" w:rsidP="00341284">
      <w:pPr>
        <w:pStyle w:val="Titre3"/>
        <w:rPr>
          <w:rFonts w:ascii="Calibri" w:eastAsia="Calibri Light" w:hAnsi="Calibri" w:cs="Calibri"/>
          <w:color w:val="1F4D78"/>
        </w:rPr>
      </w:pPr>
      <w:bookmarkStart w:id="73" w:name="_ChoixReponse"/>
      <w:bookmarkStart w:id="74" w:name="_Commentaires"/>
      <w:bookmarkEnd w:id="73"/>
      <w:bookmarkEnd w:id="74"/>
      <w:r>
        <w:rPr>
          <w:rFonts w:ascii="Calibri" w:eastAsia="Calibri Light" w:hAnsi="Calibri" w:cs="Calibri"/>
          <w:color w:val="1F4D78"/>
        </w:rPr>
        <w:t>Commentaires</w:t>
      </w:r>
    </w:p>
    <w:tbl>
      <w:tblPr>
        <w:tblStyle w:val="Grilledutableau"/>
        <w:tblW w:w="864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6842"/>
      </w:tblGrid>
      <w:tr w:rsidR="00205C68" w:rsidRPr="003F7E49" w14:paraId="514B8A92" w14:textId="77777777" w:rsidTr="0092449C">
        <w:tc>
          <w:tcPr>
            <w:tcW w:w="0" w:type="auto"/>
            <w:shd w:val="clear" w:color="auto" w:fill="BDD6EE" w:themeFill="accent1" w:themeFillTint="66"/>
            <w:hideMark/>
          </w:tcPr>
          <w:p w14:paraId="5BBF850E" w14:textId="77777777" w:rsidR="00205C68" w:rsidRPr="003F7E49" w:rsidRDefault="00205C68" w:rsidP="00205C68">
            <w:pPr>
              <w:jc w:val="center"/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Champ</w:t>
            </w:r>
          </w:p>
        </w:tc>
        <w:tc>
          <w:tcPr>
            <w:tcW w:w="6842" w:type="dxa"/>
            <w:shd w:val="clear" w:color="auto" w:fill="BDD6EE" w:themeFill="accent1" w:themeFillTint="66"/>
            <w:hideMark/>
          </w:tcPr>
          <w:p w14:paraId="5D604533" w14:textId="77777777" w:rsidR="00205C68" w:rsidRPr="003F7E49" w:rsidRDefault="00205C68" w:rsidP="00205C68">
            <w:pPr>
              <w:jc w:val="center"/>
              <w:rPr>
                <w:rFonts w:ascii="Calibri" w:hAnsi="Calibri" w:cs="Calibri"/>
                <w:b/>
              </w:rPr>
            </w:pPr>
            <w:r w:rsidRPr="003F7E49">
              <w:rPr>
                <w:rFonts w:ascii="Calibri" w:hAnsi="Calibri" w:cs="Calibri"/>
                <w:b/>
              </w:rPr>
              <w:t>Contrainte(s)</w:t>
            </w:r>
          </w:p>
        </w:tc>
      </w:tr>
      <w:tr w:rsidR="00751229" w:rsidRPr="003F7E49" w14:paraId="7C573CC2" w14:textId="77777777" w:rsidTr="0092449C">
        <w:tc>
          <w:tcPr>
            <w:tcW w:w="0" w:type="auto"/>
          </w:tcPr>
          <w:p w14:paraId="75B1D2EA" w14:textId="783134DF" w:rsidR="00751229" w:rsidRPr="003F7E49" w:rsidDel="00751229" w:rsidRDefault="00730378" w:rsidP="00205C6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Contenu</w:t>
            </w:r>
          </w:p>
        </w:tc>
        <w:tc>
          <w:tcPr>
            <w:tcW w:w="6842" w:type="dxa"/>
          </w:tcPr>
          <w:p w14:paraId="41F558AA" w14:textId="266A6B02" w:rsidR="00751229" w:rsidRPr="003F7E49" w:rsidRDefault="00BB6009" w:rsidP="00205C6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 moins 3 caractères</w:t>
            </w:r>
          </w:p>
        </w:tc>
      </w:tr>
      <w:tr w:rsidR="00734F62" w:rsidRPr="003F7E49" w14:paraId="443F8D3F" w14:textId="77777777" w:rsidTr="0092449C">
        <w:tc>
          <w:tcPr>
            <w:tcW w:w="0" w:type="auto"/>
          </w:tcPr>
          <w:p w14:paraId="1A4931A5" w14:textId="5E39FBC0" w:rsidR="00734F62" w:rsidRDefault="00734F62" w:rsidP="00205C6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Pièce</w:t>
            </w:r>
            <w:r w:rsidR="00F266D1"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</w:rPr>
              <w:t>jointe</w:t>
            </w:r>
          </w:p>
        </w:tc>
        <w:tc>
          <w:tcPr>
            <w:tcW w:w="6842" w:type="dxa"/>
          </w:tcPr>
          <w:p w14:paraId="05024C8E" w14:textId="717BEC7C" w:rsidR="00734F62" w:rsidRDefault="00734F62" w:rsidP="00205C6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Optionnel</w:t>
            </w:r>
            <w:r w:rsidR="00504131">
              <w:rPr>
                <w:rFonts w:ascii="Calibri" w:hAnsi="Calibri" w:cs="Calibri"/>
              </w:rPr>
              <w:t>le</w:t>
            </w:r>
          </w:p>
        </w:tc>
      </w:tr>
    </w:tbl>
    <w:p w14:paraId="3485AEFF" w14:textId="77777777" w:rsidR="00B24D9B" w:rsidRPr="003F7E49" w:rsidRDefault="00B24D9B" w:rsidP="00A67CEA">
      <w:pPr>
        <w:rPr>
          <w:rFonts w:ascii="Calibri" w:hAnsi="Calibri" w:cs="Calibri"/>
        </w:rPr>
      </w:pPr>
    </w:p>
    <w:p w14:paraId="7948C485" w14:textId="542E5CAA" w:rsidR="003729F4" w:rsidRDefault="003729F4" w:rsidP="003729F4">
      <w:pPr>
        <w:pStyle w:val="Titre2"/>
        <w:rPr>
          <w:rFonts w:ascii="Calibri" w:hAnsi="Calibri" w:cs="Calibri"/>
        </w:rPr>
      </w:pPr>
      <w:bookmarkStart w:id="75" w:name="_CopieEtudiante"/>
      <w:bookmarkEnd w:id="75"/>
      <w:commentRangeStart w:id="76"/>
      <w:r w:rsidRPr="234E86AA">
        <w:rPr>
          <w:rFonts w:ascii="Calibri" w:hAnsi="Calibri" w:cs="Calibri"/>
        </w:rPr>
        <w:t>3.</w:t>
      </w:r>
      <w:r>
        <w:rPr>
          <w:rFonts w:ascii="Calibri" w:hAnsi="Calibri" w:cs="Calibri"/>
        </w:rPr>
        <w:t>5</w:t>
      </w:r>
      <w:r w:rsidRPr="234E86AA">
        <w:rPr>
          <w:rFonts w:ascii="Calibri" w:hAnsi="Calibri" w:cs="Calibri"/>
        </w:rPr>
        <w:t xml:space="preserve"> – </w:t>
      </w:r>
      <w:r w:rsidRPr="003729F4">
        <w:rPr>
          <w:rFonts w:ascii="Calibri" w:hAnsi="Calibri" w:cs="Calibri"/>
        </w:rPr>
        <w:t>Gestion des délais de traitement</w:t>
      </w:r>
      <w:commentRangeEnd w:id="76"/>
      <w:r w:rsidR="00BD41D9">
        <w:rPr>
          <w:rStyle w:val="Marquedecommentaire"/>
          <w:rFonts w:ascii="Calibri" w:hAnsi="Calibri" w:cs="Calibri"/>
          <w:sz w:val="26"/>
          <w:szCs w:val="26"/>
        </w:rPr>
        <w:commentReference w:id="76"/>
      </w:r>
    </w:p>
    <w:p w14:paraId="3BA1FB05" w14:textId="02F04244" w:rsidR="003729F4" w:rsidRDefault="003729F4" w:rsidP="003729F4">
      <w:r w:rsidRPr="003729F4">
        <w:t xml:space="preserve">Afin d’assurer un suivi efficace des incidents, chaque ticket doit respecter un </w:t>
      </w:r>
      <w:r w:rsidRPr="003729F4">
        <w:rPr>
          <w:b/>
          <w:bCs/>
        </w:rPr>
        <w:t>SLA (Service Level Agreement)</w:t>
      </w:r>
      <w:r w:rsidRPr="003729F4">
        <w:t xml:space="preserve"> basé sur sa priorité.</w:t>
      </w:r>
    </w:p>
    <w:p w14:paraId="609A7170" w14:textId="77777777" w:rsidR="00034035" w:rsidRPr="00034035" w:rsidRDefault="00034035" w:rsidP="00BD41D9">
      <w:pPr>
        <w:spacing w:after="0" w:line="240" w:lineRule="auto"/>
      </w:pPr>
      <w:r w:rsidRPr="00034035">
        <w:t>Le SLA définit :</w:t>
      </w:r>
    </w:p>
    <w:p w14:paraId="1FFEC87B" w14:textId="77777777" w:rsidR="00034035" w:rsidRPr="00034035" w:rsidRDefault="00034035" w:rsidP="006E2287">
      <w:pPr>
        <w:numPr>
          <w:ilvl w:val="0"/>
          <w:numId w:val="29"/>
        </w:numPr>
        <w:spacing w:after="0" w:line="240" w:lineRule="auto"/>
        <w:ind w:left="714" w:hanging="357"/>
      </w:pPr>
      <w:r w:rsidRPr="00034035">
        <w:t xml:space="preserve">le délai maximal de </w:t>
      </w:r>
      <w:r w:rsidRPr="00034035">
        <w:rPr>
          <w:b/>
          <w:bCs/>
        </w:rPr>
        <w:t>prise en charge</w:t>
      </w:r>
      <w:r w:rsidRPr="00034035">
        <w:t xml:space="preserve"> (assignation) </w:t>
      </w:r>
    </w:p>
    <w:p w14:paraId="0C5DD4A7" w14:textId="77777777" w:rsidR="00034035" w:rsidRDefault="00034035" w:rsidP="006E2287">
      <w:pPr>
        <w:numPr>
          <w:ilvl w:val="0"/>
          <w:numId w:val="29"/>
        </w:numPr>
        <w:spacing w:after="0" w:line="240" w:lineRule="auto"/>
        <w:ind w:left="714" w:hanging="357"/>
      </w:pPr>
      <w:r w:rsidRPr="00034035">
        <w:t xml:space="preserve">le délai maximal de </w:t>
      </w:r>
      <w:r w:rsidRPr="00034035">
        <w:rPr>
          <w:b/>
          <w:bCs/>
        </w:rPr>
        <w:t>résolution</w:t>
      </w:r>
      <w:r w:rsidRPr="00034035">
        <w:t xml:space="preserve"> </w:t>
      </w:r>
    </w:p>
    <w:p w14:paraId="75D4B3CF" w14:textId="77777777" w:rsidR="00BF575C" w:rsidRPr="00034035" w:rsidRDefault="00BF575C" w:rsidP="00BF575C">
      <w:pPr>
        <w:spacing w:after="0" w:line="240" w:lineRule="auto"/>
        <w:ind w:left="714"/>
      </w:pPr>
    </w:p>
    <w:p w14:paraId="06B3C677" w14:textId="77777777" w:rsidR="00034035" w:rsidRPr="00034035" w:rsidRDefault="00034035" w:rsidP="00034035">
      <w:r w:rsidRPr="00034035">
        <w:t xml:space="preserve">Ces délais sont calculés à partir de la </w:t>
      </w:r>
      <w:r w:rsidRPr="00034035">
        <w:rPr>
          <w:b/>
          <w:bCs/>
        </w:rPr>
        <w:t>date de création du ticket</w:t>
      </w:r>
      <w:r w:rsidRPr="00034035">
        <w:t>.</w:t>
      </w:r>
    </w:p>
    <w:p w14:paraId="37AA81D6" w14:textId="77777777" w:rsidR="00034035" w:rsidRPr="00034035" w:rsidRDefault="00034035" w:rsidP="00034035">
      <w:pPr>
        <w:rPr>
          <w:b/>
          <w:bCs/>
        </w:rPr>
      </w:pPr>
      <w:r w:rsidRPr="00034035">
        <w:rPr>
          <w:b/>
          <w:bCs/>
        </w:rPr>
        <w:t>Délais selon la priorité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089"/>
        <w:gridCol w:w="2400"/>
        <w:gridCol w:w="1945"/>
      </w:tblGrid>
      <w:tr w:rsidR="00034035" w:rsidRPr="00034035" w14:paraId="527CD6A4" w14:textId="77777777" w:rsidTr="00034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FBFBF" w:themeFill="background1" w:themeFillShade="BF"/>
            <w:hideMark/>
          </w:tcPr>
          <w:p w14:paraId="2343D180" w14:textId="77777777" w:rsidR="00034035" w:rsidRPr="00034035" w:rsidRDefault="00034035" w:rsidP="00034035">
            <w:pPr>
              <w:jc w:val="center"/>
            </w:pPr>
            <w:r w:rsidRPr="00034035">
              <w:t>Priorité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BC8DE68" w14:textId="77777777" w:rsidR="00034035" w:rsidRPr="00034035" w:rsidRDefault="00034035" w:rsidP="00034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035">
              <w:t>Délai de prise en charge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40943D9" w14:textId="77777777" w:rsidR="00034035" w:rsidRPr="00034035" w:rsidRDefault="00034035" w:rsidP="00034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4035">
              <w:t>Délai de résolution</w:t>
            </w:r>
          </w:p>
        </w:tc>
      </w:tr>
      <w:tr w:rsidR="00034035" w:rsidRPr="00034035" w14:paraId="352EFE7B" w14:textId="77777777" w:rsidTr="00034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32041" w14:textId="77777777" w:rsidR="00034035" w:rsidRPr="00034035" w:rsidRDefault="00034035" w:rsidP="00034035">
            <w:r w:rsidRPr="00034035">
              <w:t>Basse</w:t>
            </w:r>
          </w:p>
        </w:tc>
        <w:tc>
          <w:tcPr>
            <w:tcW w:w="0" w:type="auto"/>
            <w:hideMark/>
          </w:tcPr>
          <w:p w14:paraId="1C392CD1" w14:textId="77777777" w:rsidR="00034035" w:rsidRPr="00034035" w:rsidRDefault="00034035" w:rsidP="00034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035">
              <w:t>24 heures</w:t>
            </w:r>
          </w:p>
        </w:tc>
        <w:tc>
          <w:tcPr>
            <w:tcW w:w="0" w:type="auto"/>
            <w:hideMark/>
          </w:tcPr>
          <w:p w14:paraId="5879012D" w14:textId="77777777" w:rsidR="00034035" w:rsidRPr="00034035" w:rsidRDefault="00034035" w:rsidP="00034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035">
              <w:t>72 heures</w:t>
            </w:r>
          </w:p>
        </w:tc>
      </w:tr>
      <w:tr w:rsidR="00034035" w:rsidRPr="00034035" w14:paraId="64391CA4" w14:textId="77777777" w:rsidTr="00034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57412" w14:textId="77777777" w:rsidR="00034035" w:rsidRPr="00034035" w:rsidRDefault="00034035" w:rsidP="00034035">
            <w:r w:rsidRPr="00034035">
              <w:t>Moyenne</w:t>
            </w:r>
          </w:p>
        </w:tc>
        <w:tc>
          <w:tcPr>
            <w:tcW w:w="0" w:type="auto"/>
            <w:hideMark/>
          </w:tcPr>
          <w:p w14:paraId="0BA2CA02" w14:textId="77777777" w:rsidR="00034035" w:rsidRPr="00034035" w:rsidRDefault="00034035" w:rsidP="0003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035">
              <w:t>8 heures</w:t>
            </w:r>
          </w:p>
        </w:tc>
        <w:tc>
          <w:tcPr>
            <w:tcW w:w="0" w:type="auto"/>
            <w:hideMark/>
          </w:tcPr>
          <w:p w14:paraId="7F2C5EAD" w14:textId="77777777" w:rsidR="00034035" w:rsidRPr="00034035" w:rsidRDefault="00034035" w:rsidP="0003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035">
              <w:t>24 heures</w:t>
            </w:r>
          </w:p>
        </w:tc>
      </w:tr>
      <w:tr w:rsidR="00034035" w:rsidRPr="00034035" w14:paraId="5D74D67C" w14:textId="77777777" w:rsidTr="00034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C9AEA" w14:textId="77777777" w:rsidR="00034035" w:rsidRPr="00034035" w:rsidRDefault="00034035" w:rsidP="00034035">
            <w:r w:rsidRPr="00034035">
              <w:t>Haute</w:t>
            </w:r>
          </w:p>
        </w:tc>
        <w:tc>
          <w:tcPr>
            <w:tcW w:w="0" w:type="auto"/>
            <w:hideMark/>
          </w:tcPr>
          <w:p w14:paraId="449FECF5" w14:textId="77777777" w:rsidR="00034035" w:rsidRPr="00034035" w:rsidRDefault="00034035" w:rsidP="00034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035">
              <w:t>2 heures</w:t>
            </w:r>
          </w:p>
        </w:tc>
        <w:tc>
          <w:tcPr>
            <w:tcW w:w="0" w:type="auto"/>
            <w:hideMark/>
          </w:tcPr>
          <w:p w14:paraId="465246D9" w14:textId="77777777" w:rsidR="00034035" w:rsidRPr="00034035" w:rsidRDefault="00034035" w:rsidP="00034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035">
              <w:t>8 heures</w:t>
            </w:r>
          </w:p>
        </w:tc>
      </w:tr>
      <w:tr w:rsidR="00034035" w:rsidRPr="00034035" w14:paraId="5AD6D088" w14:textId="77777777" w:rsidTr="00034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54336" w14:textId="77777777" w:rsidR="00034035" w:rsidRPr="00034035" w:rsidRDefault="00034035" w:rsidP="00034035">
            <w:r w:rsidRPr="00034035">
              <w:t>Critique</w:t>
            </w:r>
          </w:p>
        </w:tc>
        <w:tc>
          <w:tcPr>
            <w:tcW w:w="0" w:type="auto"/>
            <w:hideMark/>
          </w:tcPr>
          <w:p w14:paraId="70006B98" w14:textId="77777777" w:rsidR="00034035" w:rsidRPr="00034035" w:rsidRDefault="00034035" w:rsidP="0003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035">
              <w:t>30 minutes</w:t>
            </w:r>
          </w:p>
        </w:tc>
        <w:tc>
          <w:tcPr>
            <w:tcW w:w="0" w:type="auto"/>
            <w:hideMark/>
          </w:tcPr>
          <w:p w14:paraId="5B2CA585" w14:textId="77777777" w:rsidR="00034035" w:rsidRPr="00034035" w:rsidRDefault="00034035" w:rsidP="00034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035">
              <w:t>4 heures</w:t>
            </w:r>
          </w:p>
        </w:tc>
      </w:tr>
    </w:tbl>
    <w:p w14:paraId="127EBB00" w14:textId="77777777" w:rsidR="00034035" w:rsidRDefault="00034035" w:rsidP="003729F4"/>
    <w:p w14:paraId="72ED8E7C" w14:textId="77777777" w:rsidR="00250DF2" w:rsidRPr="00250DF2" w:rsidRDefault="00250DF2" w:rsidP="00250DF2">
      <w:pPr>
        <w:rPr>
          <w:b/>
          <w:bCs/>
        </w:rPr>
      </w:pPr>
      <w:r w:rsidRPr="00250DF2">
        <w:rPr>
          <w:b/>
          <w:bCs/>
        </w:rPr>
        <w:t>Règles à respecter</w:t>
      </w:r>
    </w:p>
    <w:p w14:paraId="1E801B24" w14:textId="77777777" w:rsidR="00250DF2" w:rsidRDefault="00250DF2" w:rsidP="006E2287">
      <w:pPr>
        <w:pStyle w:val="Paragraphedeliste"/>
        <w:numPr>
          <w:ilvl w:val="0"/>
          <w:numId w:val="25"/>
        </w:numPr>
      </w:pPr>
      <w:r>
        <w:t>Un ticket doit être assigné à un technicien dans le délai de prise en charge.</w:t>
      </w:r>
    </w:p>
    <w:p w14:paraId="339E03BA" w14:textId="77777777" w:rsidR="00250DF2" w:rsidRDefault="00250DF2" w:rsidP="006E2287">
      <w:pPr>
        <w:pStyle w:val="Paragraphedeliste"/>
        <w:numPr>
          <w:ilvl w:val="0"/>
          <w:numId w:val="25"/>
        </w:numPr>
      </w:pPr>
      <w:r>
        <w:t>Un ticket doit être résolu dans le délai de résolution.</w:t>
      </w:r>
    </w:p>
    <w:p w14:paraId="5001D3A1" w14:textId="77777777" w:rsidR="00250DF2" w:rsidRDefault="00250DF2" w:rsidP="006E2287">
      <w:pPr>
        <w:pStyle w:val="Paragraphedeliste"/>
        <w:numPr>
          <w:ilvl w:val="0"/>
          <w:numId w:val="25"/>
        </w:numPr>
      </w:pPr>
      <w:r>
        <w:t>Si un délai est dépassé :</w:t>
      </w:r>
    </w:p>
    <w:p w14:paraId="7120B841" w14:textId="77777777" w:rsidR="00250DF2" w:rsidRDefault="00250DF2" w:rsidP="006E2287">
      <w:pPr>
        <w:pStyle w:val="Paragraphedeliste"/>
        <w:numPr>
          <w:ilvl w:val="1"/>
          <w:numId w:val="25"/>
        </w:numPr>
      </w:pPr>
      <w:r>
        <w:t>le ticket est considéré en retard</w:t>
      </w:r>
    </w:p>
    <w:p w14:paraId="06348419" w14:textId="0F497D9E" w:rsidR="00250DF2" w:rsidRPr="003729F4" w:rsidRDefault="00250DF2" w:rsidP="006E2287">
      <w:pPr>
        <w:pStyle w:val="Paragraphedeliste"/>
        <w:numPr>
          <w:ilvl w:val="1"/>
          <w:numId w:val="25"/>
        </w:numPr>
      </w:pPr>
      <w:r>
        <w:t>un indicateur visuel doit être affiché dans l’interface (ex : couleur, badge)</w:t>
      </w:r>
    </w:p>
    <w:p w14:paraId="5BD8C4DE" w14:textId="7BEAC9B3" w:rsidR="00106149" w:rsidRPr="003F7E49" w:rsidRDefault="00106149" w:rsidP="00A67CEA">
      <w:pPr>
        <w:rPr>
          <w:rFonts w:ascii="Calibri" w:hAnsi="Calibri" w:cs="Calibri"/>
        </w:rPr>
      </w:pPr>
    </w:p>
    <w:p w14:paraId="3C92D32A" w14:textId="769CB5E0" w:rsidR="009E16F7" w:rsidRPr="009E16F7" w:rsidRDefault="1D655457" w:rsidP="009E16F7">
      <w:pPr>
        <w:pStyle w:val="Titre2"/>
        <w:rPr>
          <w:rFonts w:ascii="Calibri" w:hAnsi="Calibri" w:cs="Calibri"/>
        </w:rPr>
      </w:pPr>
      <w:bookmarkStart w:id="77" w:name="_Toc1813271886"/>
      <w:r w:rsidRPr="234E86AA">
        <w:rPr>
          <w:rFonts w:ascii="Calibri" w:hAnsi="Calibri" w:cs="Calibri"/>
        </w:rPr>
        <w:t>3.</w:t>
      </w:r>
      <w:r w:rsidR="7E6C7995" w:rsidRPr="234E86AA">
        <w:rPr>
          <w:rFonts w:ascii="Calibri" w:hAnsi="Calibri" w:cs="Calibri"/>
        </w:rPr>
        <w:t>5</w:t>
      </w:r>
      <w:r w:rsidRPr="234E86AA">
        <w:rPr>
          <w:rFonts w:ascii="Calibri" w:hAnsi="Calibri" w:cs="Calibri"/>
        </w:rPr>
        <w:t xml:space="preserve"> – Sécurité de l’application</w:t>
      </w:r>
      <w:bookmarkEnd w:id="77"/>
    </w:p>
    <w:p w14:paraId="38360B71" w14:textId="1BD307A5" w:rsidR="63198412" w:rsidRDefault="63198412" w:rsidP="4B9D499F">
      <w:pPr>
        <w:rPr>
          <w:rFonts w:ascii="Calibri" w:eastAsia="Calibri" w:hAnsi="Calibri" w:cs="Calibri"/>
          <w:color w:val="000000" w:themeColor="text1"/>
        </w:rPr>
      </w:pPr>
      <w:r w:rsidRPr="4B9D499F">
        <w:rPr>
          <w:rStyle w:val="eop"/>
          <w:rFonts w:ascii="Calibri" w:eastAsia="Calibri" w:hAnsi="Calibri" w:cs="Calibri"/>
          <w:color w:val="000000" w:themeColor="text1"/>
        </w:rPr>
        <w:t>Votre application doit respecter les contraintes de sécurité suivantes :</w:t>
      </w:r>
    </w:p>
    <w:p w14:paraId="4F848071" w14:textId="6F8FF202" w:rsidR="63198412" w:rsidRDefault="66170BD4" w:rsidP="006E2287">
      <w:pPr>
        <w:pStyle w:val="Paragraphedeliste"/>
        <w:numPr>
          <w:ilvl w:val="0"/>
          <w:numId w:val="11"/>
        </w:numPr>
        <w:rPr>
          <w:rFonts w:ascii="Calibri" w:eastAsia="Calibri" w:hAnsi="Calibri" w:cs="Calibri"/>
          <w:color w:val="000000" w:themeColor="text1"/>
        </w:rPr>
      </w:pPr>
      <w:r w:rsidRPr="4C4D8E13">
        <w:rPr>
          <w:rStyle w:val="normaltextrun"/>
          <w:rFonts w:ascii="Calibri" w:eastAsia="Calibri" w:hAnsi="Calibri" w:cs="Calibri"/>
          <w:color w:val="000000" w:themeColor="text1"/>
        </w:rPr>
        <w:t xml:space="preserve">Vos </w:t>
      </w:r>
      <w:r w:rsidRPr="4C4D8E13">
        <w:rPr>
          <w:rStyle w:val="normaltextrun"/>
          <w:rFonts w:ascii="Calibri" w:eastAsia="Calibri" w:hAnsi="Calibri" w:cs="Calibri"/>
          <w:b/>
          <w:bCs/>
          <w:color w:val="000000" w:themeColor="text1"/>
        </w:rPr>
        <w:t>mots de passe</w:t>
      </w:r>
      <w:r w:rsidRPr="4C4D8E13">
        <w:rPr>
          <w:rStyle w:val="normaltextrun"/>
          <w:rFonts w:ascii="Calibri" w:eastAsia="Calibri" w:hAnsi="Calibri" w:cs="Calibri"/>
          <w:color w:val="000000" w:themeColor="text1"/>
        </w:rPr>
        <w:t xml:space="preserve"> doivent être </w:t>
      </w:r>
      <w:r w:rsidR="00E30D39" w:rsidRPr="00E30D39">
        <w:rPr>
          <w:rStyle w:val="normaltextrun"/>
          <w:rFonts w:ascii="Calibri" w:eastAsia="Calibri" w:hAnsi="Calibri" w:cs="Calibri"/>
          <w:color w:val="000000" w:themeColor="text1"/>
        </w:rPr>
        <w:t xml:space="preserve">hachés </w:t>
      </w:r>
      <w:r w:rsidR="00E30D39">
        <w:rPr>
          <w:rStyle w:val="normaltextrun"/>
          <w:rFonts w:ascii="Calibri" w:eastAsia="Calibri" w:hAnsi="Calibri" w:cs="Calibri"/>
          <w:color w:val="000000" w:themeColor="text1"/>
        </w:rPr>
        <w:t>en utilisant</w:t>
      </w:r>
      <w:r w:rsidR="00E30D39" w:rsidRPr="4C4D8E13">
        <w:rPr>
          <w:rStyle w:val="normaltextrun"/>
          <w:rFonts w:ascii="Calibri" w:eastAsia="Calibri" w:hAnsi="Calibri" w:cs="Calibri"/>
          <w:color w:val="000000" w:themeColor="text1"/>
        </w:rPr>
        <w:t xml:space="preserve"> </w:t>
      </w:r>
      <w:r w:rsidR="1B89C6D8" w:rsidRPr="4C4D8E13">
        <w:rPr>
          <w:rStyle w:val="normaltextrun"/>
          <w:rFonts w:ascii="Calibri" w:eastAsia="Calibri" w:hAnsi="Calibri" w:cs="Calibri"/>
          <w:color w:val="000000" w:themeColor="text1"/>
        </w:rPr>
        <w:t xml:space="preserve">la librairie </w:t>
      </w:r>
      <w:r w:rsidR="1B89C6D8" w:rsidRPr="4C4D8E13">
        <w:rPr>
          <w:rStyle w:val="normaltextrun"/>
          <w:rFonts w:ascii="Calibri" w:eastAsia="Calibri" w:hAnsi="Calibri" w:cs="Calibri"/>
          <w:b/>
          <w:bCs/>
          <w:color w:val="000000" w:themeColor="text1"/>
        </w:rPr>
        <w:t>bcrypt</w:t>
      </w:r>
      <w:r w:rsidRPr="00C52356">
        <w:rPr>
          <w:rStyle w:val="normaltextrun"/>
          <w:rFonts w:ascii="Calibri" w:eastAsia="Calibri" w:hAnsi="Calibri" w:cs="Calibri"/>
          <w:color w:val="000000" w:themeColor="text1"/>
        </w:rPr>
        <w:t>.</w:t>
      </w:r>
    </w:p>
    <w:p w14:paraId="23FE995E" w14:textId="4BA484BF" w:rsidR="3DF04B98" w:rsidRDefault="3DF04B98" w:rsidP="006E2287">
      <w:pPr>
        <w:pStyle w:val="Paragraphedeliste"/>
        <w:numPr>
          <w:ilvl w:val="0"/>
          <w:numId w:val="11"/>
        </w:numPr>
        <w:rPr>
          <w:rStyle w:val="normaltextrun"/>
          <w:rFonts w:ascii="Calibri" w:eastAsia="Calibri" w:hAnsi="Calibri" w:cs="Calibri"/>
          <w:color w:val="000000" w:themeColor="text1"/>
        </w:rPr>
      </w:pPr>
      <w:r w:rsidRPr="42ACE563">
        <w:rPr>
          <w:rStyle w:val="normaltextrun"/>
          <w:rFonts w:ascii="Calibri" w:eastAsia="Calibri" w:hAnsi="Calibri" w:cs="Calibri"/>
          <w:color w:val="000000" w:themeColor="text1"/>
        </w:rPr>
        <w:t xml:space="preserve">Vous devez </w:t>
      </w:r>
      <w:r w:rsidRPr="42ACE563">
        <w:rPr>
          <w:rStyle w:val="normaltextrun"/>
          <w:rFonts w:ascii="Calibri" w:eastAsia="Calibri" w:hAnsi="Calibri" w:cs="Calibri"/>
          <w:b/>
          <w:bCs/>
          <w:color w:val="000000" w:themeColor="text1"/>
        </w:rPr>
        <w:t xml:space="preserve">valider </w:t>
      </w:r>
      <w:r w:rsidRPr="42ACE563">
        <w:rPr>
          <w:rStyle w:val="normaltextrun"/>
          <w:rFonts w:ascii="Calibri" w:eastAsia="Calibri" w:hAnsi="Calibri" w:cs="Calibri"/>
          <w:color w:val="000000" w:themeColor="text1"/>
        </w:rPr>
        <w:t xml:space="preserve">les données du </w:t>
      </w:r>
      <w:r w:rsidRPr="00F6207D">
        <w:rPr>
          <w:rStyle w:val="normaltextrun"/>
          <w:rFonts w:ascii="Calibri" w:eastAsia="Calibri" w:hAnsi="Calibri" w:cs="Calibri"/>
          <w:b/>
          <w:bCs/>
          <w:color w:val="000000" w:themeColor="text1"/>
        </w:rPr>
        <w:t xml:space="preserve">côté serveur </w:t>
      </w:r>
      <w:r w:rsidRPr="42ACE563">
        <w:rPr>
          <w:rStyle w:val="normaltextrun"/>
          <w:rFonts w:ascii="Calibri" w:eastAsia="Calibri" w:hAnsi="Calibri" w:cs="Calibri"/>
          <w:color w:val="000000" w:themeColor="text1"/>
        </w:rPr>
        <w:t xml:space="preserve">et du </w:t>
      </w:r>
      <w:r w:rsidRPr="00F6207D">
        <w:rPr>
          <w:rStyle w:val="normaltextrun"/>
          <w:rFonts w:ascii="Calibri" w:eastAsia="Calibri" w:hAnsi="Calibri" w:cs="Calibri"/>
          <w:b/>
          <w:bCs/>
          <w:color w:val="000000" w:themeColor="text1"/>
        </w:rPr>
        <w:t>côté client</w:t>
      </w:r>
      <w:r w:rsidRPr="42ACE563">
        <w:rPr>
          <w:rStyle w:val="normaltextrun"/>
          <w:rFonts w:ascii="Calibri" w:eastAsia="Calibri" w:hAnsi="Calibri" w:cs="Calibri"/>
          <w:color w:val="000000" w:themeColor="text1"/>
        </w:rPr>
        <w:t>.</w:t>
      </w:r>
    </w:p>
    <w:p w14:paraId="7B1C3385" w14:textId="77777777" w:rsidR="004E1CA1" w:rsidRDefault="00AF7CEF" w:rsidP="006E2287">
      <w:pPr>
        <w:pStyle w:val="Paragraphedeliste"/>
        <w:numPr>
          <w:ilvl w:val="0"/>
          <w:numId w:val="11"/>
        </w:numPr>
        <w:spacing w:after="0"/>
        <w:ind w:hanging="357"/>
        <w:rPr>
          <w:rStyle w:val="normaltextrun"/>
          <w:rFonts w:ascii="Calibri" w:eastAsia="Calibri" w:hAnsi="Calibri" w:cs="Calibri"/>
          <w:color w:val="000000" w:themeColor="text1"/>
        </w:rPr>
      </w:pPr>
      <w:r w:rsidRPr="00AF7CEF">
        <w:rPr>
          <w:rStyle w:val="normaltextrun"/>
          <w:rFonts w:ascii="Calibri" w:eastAsia="Calibri" w:hAnsi="Calibri" w:cs="Calibri"/>
          <w:color w:val="000000" w:themeColor="text1"/>
        </w:rPr>
        <w:t>Vous devez retourner les codes d'erreurs appropriés dans les cas suivants :</w:t>
      </w:r>
    </w:p>
    <w:p w14:paraId="2E5FF96E" w14:textId="5CE8D2C2" w:rsidR="0872E197" w:rsidRDefault="3F123C68" w:rsidP="006E2287">
      <w:pPr>
        <w:numPr>
          <w:ilvl w:val="1"/>
          <w:numId w:val="11"/>
        </w:numPr>
        <w:spacing w:after="0"/>
        <w:ind w:hanging="357"/>
        <w:rPr>
          <w:rFonts w:ascii="Calibri" w:eastAsia="Calibri" w:hAnsi="Calibri" w:cs="Calibri"/>
          <w:color w:val="000000" w:themeColor="text1"/>
        </w:rPr>
      </w:pPr>
      <w:r w:rsidRPr="70C63812">
        <w:rPr>
          <w:rFonts w:ascii="Calibri" w:eastAsia="Calibri" w:hAnsi="Calibri" w:cs="Calibri"/>
          <w:color w:val="000000" w:themeColor="text1"/>
        </w:rPr>
        <w:t>Accès à</w:t>
      </w:r>
      <w:r w:rsidRPr="41B1977E" w:rsidDel="00646BB2">
        <w:rPr>
          <w:rFonts w:ascii="Calibri" w:eastAsia="Times New Roman" w:hAnsi="Calibri" w:cs="Times New Roman"/>
          <w:lang w:val="fr" w:eastAsia="fr-CA"/>
        </w:rPr>
        <w:t xml:space="preserve"> </w:t>
      </w:r>
      <w:r w:rsidR="00D822A0">
        <w:rPr>
          <w:rFonts w:ascii="Calibri" w:eastAsia="Times New Roman" w:hAnsi="Calibri" w:cs="Times New Roman"/>
          <w:lang w:val="fr" w:eastAsia="fr-CA"/>
        </w:rPr>
        <w:t>une ressource</w:t>
      </w:r>
      <w:r w:rsidRPr="70C63812" w:rsidDel="000413F8">
        <w:rPr>
          <w:rFonts w:ascii="Calibri" w:eastAsia="Calibri" w:hAnsi="Calibri" w:cs="Calibri"/>
          <w:color w:val="000000" w:themeColor="text1"/>
        </w:rPr>
        <w:t xml:space="preserve"> </w:t>
      </w:r>
      <w:r w:rsidR="2BC5B478" w:rsidRPr="70C63812">
        <w:rPr>
          <w:rFonts w:ascii="Calibri" w:eastAsia="Calibri" w:hAnsi="Calibri" w:cs="Calibri"/>
          <w:color w:val="000000" w:themeColor="text1"/>
        </w:rPr>
        <w:t>inex</w:t>
      </w:r>
      <w:r w:rsidR="2BC5B478" w:rsidRPr="003F7E49">
        <w:rPr>
          <w:rFonts w:ascii="Calibri" w:eastAsiaTheme="minorEastAsia" w:hAnsi="Calibri" w:cs="Calibri"/>
          <w:color w:val="000000" w:themeColor="text1"/>
        </w:rPr>
        <w:t>istante : code 404. </w:t>
      </w:r>
    </w:p>
    <w:p w14:paraId="13FBCE7F" w14:textId="16637AD6" w:rsidR="00B76FC0" w:rsidRDefault="00E551A2" w:rsidP="006E2287">
      <w:pPr>
        <w:pStyle w:val="Paragraphedeliste"/>
        <w:numPr>
          <w:ilvl w:val="1"/>
          <w:numId w:val="11"/>
        </w:numPr>
        <w:spacing w:after="0"/>
        <w:ind w:hanging="357"/>
        <w:rPr>
          <w:rFonts w:ascii="Calibri" w:eastAsia="Calibri" w:hAnsi="Calibri" w:cs="Calibri"/>
          <w:color w:val="000000" w:themeColor="text1"/>
        </w:rPr>
      </w:pPr>
      <w:r w:rsidRPr="00E551A2">
        <w:rPr>
          <w:rFonts w:ascii="Calibri" w:eastAsia="Calibri" w:hAnsi="Calibri" w:cs="Calibri"/>
          <w:color w:val="000000" w:themeColor="text1"/>
        </w:rPr>
        <w:t xml:space="preserve">Accéder à </w:t>
      </w:r>
      <w:r w:rsidRPr="41B1977E">
        <w:rPr>
          <w:rFonts w:ascii="Calibri" w:eastAsia="Calibri" w:hAnsi="Calibri" w:cs="Calibri"/>
          <w:color w:val="000000" w:themeColor="text1"/>
        </w:rPr>
        <w:t>un</w:t>
      </w:r>
      <w:r w:rsidR="5D9BC865" w:rsidRPr="41B1977E">
        <w:rPr>
          <w:rFonts w:ascii="Calibri" w:eastAsia="Calibri" w:hAnsi="Calibri" w:cs="Calibri"/>
          <w:color w:val="000000" w:themeColor="text1"/>
        </w:rPr>
        <w:t>e</w:t>
      </w:r>
      <w:r w:rsidRPr="00E551A2">
        <w:rPr>
          <w:rFonts w:ascii="Calibri" w:eastAsia="Calibri" w:hAnsi="Calibri" w:cs="Calibri"/>
          <w:color w:val="000000" w:themeColor="text1"/>
        </w:rPr>
        <w:t xml:space="preserve"> ressource protégée sans être authentifié : code 401.</w:t>
      </w:r>
    </w:p>
    <w:p w14:paraId="1CD063B8" w14:textId="7F53B36A" w:rsidR="00DB68A4" w:rsidRDefault="00DB68A4" w:rsidP="006E2287">
      <w:pPr>
        <w:pStyle w:val="Paragraphedeliste"/>
        <w:numPr>
          <w:ilvl w:val="1"/>
          <w:numId w:val="11"/>
        </w:numPr>
        <w:spacing w:after="0"/>
        <w:ind w:hanging="357"/>
        <w:rPr>
          <w:rFonts w:ascii="Calibri" w:eastAsia="Calibri" w:hAnsi="Calibri" w:cs="Calibri"/>
          <w:color w:val="000000" w:themeColor="text1"/>
        </w:rPr>
      </w:pPr>
      <w:r w:rsidRPr="003F7E49">
        <w:rPr>
          <w:rFonts w:ascii="Calibri" w:eastAsiaTheme="minorEastAsia" w:hAnsi="Calibri" w:cs="Calibri"/>
          <w:color w:val="000000" w:themeColor="text1"/>
        </w:rPr>
        <w:lastRenderedPageBreak/>
        <w:t>Accéder à une ressource pro</w:t>
      </w:r>
      <w:r w:rsidRPr="00DB68A4">
        <w:rPr>
          <w:rFonts w:ascii="Calibri" w:eastAsia="Calibri" w:hAnsi="Calibri" w:cs="Calibri"/>
          <w:color w:val="000000" w:themeColor="text1"/>
        </w:rPr>
        <w:t>tégée sans les permissions nécessaires</w:t>
      </w:r>
      <w:r>
        <w:rPr>
          <w:rFonts w:ascii="Calibri" w:eastAsia="Calibri" w:hAnsi="Calibri" w:cs="Calibri"/>
          <w:color w:val="000000" w:themeColor="text1"/>
        </w:rPr>
        <w:t> : code 403</w:t>
      </w:r>
      <w:r w:rsidR="003F43A6">
        <w:rPr>
          <w:rFonts w:ascii="Calibri" w:eastAsia="Calibri" w:hAnsi="Calibri" w:cs="Calibri"/>
          <w:color w:val="000000" w:themeColor="text1"/>
        </w:rPr>
        <w:t>.</w:t>
      </w:r>
    </w:p>
    <w:p w14:paraId="4E597550" w14:textId="11E84B3C" w:rsidR="003F43A6" w:rsidRDefault="003F43A6" w:rsidP="006E2287">
      <w:pPr>
        <w:pStyle w:val="Paragraphedeliste"/>
        <w:numPr>
          <w:ilvl w:val="1"/>
          <w:numId w:val="11"/>
        </w:numPr>
        <w:spacing w:after="0"/>
        <w:ind w:hanging="357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Erreurs de validation : code 422.</w:t>
      </w:r>
    </w:p>
    <w:p w14:paraId="20556183" w14:textId="1640E364" w:rsidR="004E185B" w:rsidRDefault="00307CD2" w:rsidP="006E2287">
      <w:pPr>
        <w:pStyle w:val="Paragraphedeliste"/>
        <w:numPr>
          <w:ilvl w:val="1"/>
          <w:numId w:val="11"/>
        </w:numPr>
        <w:spacing w:after="0"/>
        <w:ind w:hanging="357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Erreur </w:t>
      </w:r>
      <w:r w:rsidR="00AD5EF1">
        <w:rPr>
          <w:rFonts w:ascii="Calibri" w:eastAsia="Calibri" w:hAnsi="Calibri" w:cs="Calibri"/>
          <w:color w:val="000000" w:themeColor="text1"/>
        </w:rPr>
        <w:t>de conflit : code 409.</w:t>
      </w:r>
    </w:p>
    <w:p w14:paraId="49801AC7" w14:textId="61EF2E98" w:rsidR="001570A2" w:rsidRDefault="001570A2" w:rsidP="006E2287">
      <w:pPr>
        <w:pStyle w:val="Paragraphedeliste"/>
        <w:numPr>
          <w:ilvl w:val="1"/>
          <w:numId w:val="11"/>
        </w:numPr>
        <w:spacing w:after="0"/>
        <w:ind w:hanging="357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Erreur serveur : code 500.</w:t>
      </w:r>
    </w:p>
    <w:p w14:paraId="6538A9B4" w14:textId="77777777" w:rsidR="006576A2" w:rsidRPr="003F7E49" w:rsidRDefault="0A7CFFB6" w:rsidP="3D558F02">
      <w:pPr>
        <w:pStyle w:val="Titre1"/>
        <w:rPr>
          <w:rStyle w:val="eop"/>
          <w:rFonts w:ascii="Calibri" w:hAnsi="Calibri" w:cs="Calibri"/>
        </w:rPr>
      </w:pPr>
      <w:bookmarkStart w:id="78" w:name="_Toc1104014325"/>
      <w:r w:rsidRPr="234E86AA">
        <w:rPr>
          <w:rStyle w:val="eop"/>
          <w:rFonts w:ascii="Calibri" w:hAnsi="Calibri" w:cs="Calibri"/>
        </w:rPr>
        <w:t>4 – REMISE ET ÉVALUATION</w:t>
      </w:r>
      <w:bookmarkEnd w:id="78"/>
    </w:p>
    <w:p w14:paraId="239FD0D0" w14:textId="77777777" w:rsidR="006576A2" w:rsidRPr="003F7E49" w:rsidRDefault="0A7CFFB6" w:rsidP="006576A2">
      <w:pPr>
        <w:pStyle w:val="Titre2"/>
        <w:rPr>
          <w:rStyle w:val="eop"/>
          <w:rFonts w:ascii="Calibri" w:hAnsi="Calibri" w:cs="Calibri"/>
        </w:rPr>
      </w:pPr>
      <w:bookmarkStart w:id="79" w:name="_Toc464967242"/>
      <w:r w:rsidRPr="234E86AA">
        <w:rPr>
          <w:rStyle w:val="eop"/>
          <w:rFonts w:ascii="Calibri" w:hAnsi="Calibri" w:cs="Calibri"/>
        </w:rPr>
        <w:t>4.1 – Remise sur Léa</w:t>
      </w:r>
      <w:bookmarkEnd w:id="79"/>
    </w:p>
    <w:p w14:paraId="5D50E2DD" w14:textId="58EDEE6E" w:rsidR="006576A2" w:rsidRPr="003F7E49" w:rsidRDefault="11A2DED7" w:rsidP="24292063">
      <w:pPr>
        <w:rPr>
          <w:rFonts w:ascii="Calibri" w:hAnsi="Calibri" w:cs="Calibri"/>
          <w:b/>
          <w:bCs/>
        </w:rPr>
      </w:pPr>
      <w:r w:rsidRPr="24292063">
        <w:rPr>
          <w:rFonts w:ascii="Calibri" w:hAnsi="Calibri" w:cs="Calibri"/>
        </w:rPr>
        <w:t xml:space="preserve">Vous devez remettre, sur </w:t>
      </w:r>
      <w:r w:rsidRPr="24292063">
        <w:rPr>
          <w:rFonts w:ascii="Calibri" w:hAnsi="Calibri" w:cs="Calibri"/>
          <w:b/>
          <w:bCs/>
        </w:rPr>
        <w:t>Léa</w:t>
      </w:r>
      <w:r w:rsidRPr="24292063">
        <w:rPr>
          <w:rFonts w:ascii="Calibri" w:hAnsi="Calibri" w:cs="Calibri"/>
        </w:rPr>
        <w:t xml:space="preserve">, avant le </w:t>
      </w:r>
      <w:r w:rsidR="7C3AC422" w:rsidRPr="24292063">
        <w:rPr>
          <w:rFonts w:ascii="Calibri" w:hAnsi="Calibri" w:cs="Calibri"/>
          <w:b/>
          <w:bCs/>
        </w:rPr>
        <w:t>me</w:t>
      </w:r>
      <w:r w:rsidR="5D65EF1B" w:rsidRPr="24292063">
        <w:rPr>
          <w:rFonts w:ascii="Calibri" w:hAnsi="Calibri" w:cs="Calibri"/>
          <w:b/>
          <w:bCs/>
        </w:rPr>
        <w:t>r</w:t>
      </w:r>
      <w:r w:rsidR="7C3AC422" w:rsidRPr="24292063">
        <w:rPr>
          <w:rFonts w:ascii="Calibri" w:hAnsi="Calibri" w:cs="Calibri"/>
          <w:b/>
          <w:bCs/>
        </w:rPr>
        <w:t xml:space="preserve">credi </w:t>
      </w:r>
      <w:r w:rsidR="55F813E6" w:rsidRPr="24292063">
        <w:rPr>
          <w:rFonts w:ascii="Calibri" w:hAnsi="Calibri" w:cs="Calibri"/>
          <w:b/>
          <w:bCs/>
        </w:rPr>
        <w:t>1</w:t>
      </w:r>
      <w:r w:rsidR="52F31F72" w:rsidRPr="24292063">
        <w:rPr>
          <w:rFonts w:ascii="Calibri" w:hAnsi="Calibri" w:cs="Calibri"/>
          <w:b/>
          <w:bCs/>
        </w:rPr>
        <w:t>3</w:t>
      </w:r>
      <w:r w:rsidR="611C043A" w:rsidRPr="24292063">
        <w:rPr>
          <w:rFonts w:ascii="Calibri" w:hAnsi="Calibri" w:cs="Calibri"/>
          <w:b/>
          <w:bCs/>
        </w:rPr>
        <w:t xml:space="preserve"> </w:t>
      </w:r>
      <w:r w:rsidR="604B3524" w:rsidRPr="24292063">
        <w:rPr>
          <w:rFonts w:ascii="Calibri" w:hAnsi="Calibri" w:cs="Calibri"/>
          <w:b/>
          <w:bCs/>
        </w:rPr>
        <w:t xml:space="preserve">mai </w:t>
      </w:r>
      <w:r w:rsidRPr="24292063">
        <w:rPr>
          <w:rFonts w:ascii="Calibri" w:hAnsi="Calibri" w:cs="Calibri"/>
          <w:b/>
          <w:bCs/>
        </w:rPr>
        <w:t xml:space="preserve">à </w:t>
      </w:r>
      <w:r w:rsidR="55F813E6" w:rsidRPr="24292063">
        <w:rPr>
          <w:rFonts w:ascii="Calibri" w:hAnsi="Calibri" w:cs="Calibri"/>
          <w:b/>
          <w:bCs/>
        </w:rPr>
        <w:t>17 </w:t>
      </w:r>
      <w:r w:rsidRPr="24292063">
        <w:rPr>
          <w:rFonts w:ascii="Calibri" w:hAnsi="Calibri" w:cs="Calibri"/>
          <w:b/>
          <w:bCs/>
        </w:rPr>
        <w:t>h</w:t>
      </w:r>
      <w:r w:rsidR="07E608E5" w:rsidRPr="24292063">
        <w:rPr>
          <w:rFonts w:ascii="Calibri" w:hAnsi="Calibri" w:cs="Calibri"/>
          <w:b/>
          <w:bCs/>
        </w:rPr>
        <w:t> </w:t>
      </w:r>
      <w:r w:rsidR="55F813E6" w:rsidRPr="24292063">
        <w:rPr>
          <w:rFonts w:ascii="Calibri" w:hAnsi="Calibri" w:cs="Calibri"/>
          <w:b/>
          <w:bCs/>
        </w:rPr>
        <w:t>00</w:t>
      </w:r>
      <w:r w:rsidRPr="24292063">
        <w:rPr>
          <w:rFonts w:ascii="Calibri" w:hAnsi="Calibri" w:cs="Calibri"/>
        </w:rPr>
        <w:t xml:space="preserve">, un </w:t>
      </w:r>
      <w:r w:rsidR="04941625" w:rsidRPr="24292063">
        <w:rPr>
          <w:rFonts w:ascii="Calibri" w:hAnsi="Calibri" w:cs="Calibri"/>
        </w:rPr>
        <w:t>fichier texte</w:t>
      </w:r>
      <w:r w:rsidRPr="24292063">
        <w:rPr>
          <w:rFonts w:ascii="Calibri" w:hAnsi="Calibri" w:cs="Calibri"/>
        </w:rPr>
        <w:t xml:space="preserve"> contenant </w:t>
      </w:r>
      <w:r w:rsidR="5425C8F8" w:rsidRPr="24292063">
        <w:rPr>
          <w:rFonts w:ascii="Calibri" w:hAnsi="Calibri" w:cs="Calibri"/>
        </w:rPr>
        <w:t>l</w:t>
      </w:r>
      <w:r w:rsidRPr="24292063">
        <w:rPr>
          <w:rFonts w:ascii="Calibri" w:hAnsi="Calibri" w:cs="Calibri"/>
          <w:b/>
          <w:bCs/>
        </w:rPr>
        <w:t>’URL de votre dépôt GIT</w:t>
      </w:r>
      <w:r w:rsidR="2728DA21" w:rsidRPr="24292063">
        <w:rPr>
          <w:rFonts w:ascii="Calibri" w:hAnsi="Calibri" w:cs="Calibri"/>
          <w:b/>
          <w:bCs/>
        </w:rPr>
        <w:t>.</w:t>
      </w:r>
    </w:p>
    <w:p w14:paraId="05B5B2E8" w14:textId="034C5792" w:rsidR="46D41A09" w:rsidRDefault="46D41A09" w:rsidP="24292063">
      <w:pPr>
        <w:pStyle w:val="Paragraphedeliste"/>
        <w:numPr>
          <w:ilvl w:val="0"/>
          <w:numId w:val="18"/>
        </w:numPr>
        <w:rPr>
          <w:rFonts w:ascii="Calibri" w:hAnsi="Calibri" w:cs="Calibri"/>
        </w:rPr>
      </w:pPr>
      <w:r w:rsidRPr="24292063">
        <w:rPr>
          <w:rFonts w:ascii="Calibri" w:hAnsi="Calibri" w:cs="Calibri"/>
        </w:rPr>
        <w:t>Le dépôt doit inclure:</w:t>
      </w:r>
    </w:p>
    <w:p w14:paraId="2AB577DC" w14:textId="6E6D1CA9" w:rsidR="006576A2" w:rsidRPr="003F7E49" w:rsidRDefault="11A2DED7" w:rsidP="24292063">
      <w:pPr>
        <w:pStyle w:val="Paragraphedeliste"/>
        <w:numPr>
          <w:ilvl w:val="1"/>
          <w:numId w:val="18"/>
        </w:numPr>
        <w:rPr>
          <w:rFonts w:ascii="Calibri" w:hAnsi="Calibri" w:cs="Calibri"/>
        </w:rPr>
      </w:pPr>
      <w:r w:rsidRPr="24292063">
        <w:rPr>
          <w:rFonts w:ascii="Calibri" w:hAnsi="Calibri" w:cs="Calibri"/>
        </w:rPr>
        <w:t xml:space="preserve">Un </w:t>
      </w:r>
      <w:r w:rsidRPr="24292063">
        <w:rPr>
          <w:rFonts w:ascii="Calibri" w:hAnsi="Calibri" w:cs="Calibri"/>
          <w:b/>
          <w:bCs/>
        </w:rPr>
        <w:t xml:space="preserve">dossier </w:t>
      </w:r>
      <w:r w:rsidR="6AEAD2D2" w:rsidRPr="24292063">
        <w:rPr>
          <w:rFonts w:ascii="Calibri" w:hAnsi="Calibri" w:cs="Calibri"/>
          <w:b/>
          <w:bCs/>
        </w:rPr>
        <w:t>Frontend</w:t>
      </w:r>
      <w:r w:rsidRPr="24292063">
        <w:rPr>
          <w:rFonts w:ascii="Calibri" w:hAnsi="Calibri" w:cs="Calibri"/>
        </w:rPr>
        <w:t xml:space="preserve"> </w:t>
      </w:r>
      <w:r w:rsidR="6AEAD2D2" w:rsidRPr="24292063">
        <w:rPr>
          <w:rFonts w:ascii="Calibri" w:hAnsi="Calibri" w:cs="Calibri"/>
        </w:rPr>
        <w:t>contenant la partie</w:t>
      </w:r>
      <w:r w:rsidR="4E4ADEC5" w:rsidRPr="24292063">
        <w:rPr>
          <w:rFonts w:ascii="Calibri" w:hAnsi="Calibri" w:cs="Calibri"/>
        </w:rPr>
        <w:t xml:space="preserve"> </w:t>
      </w:r>
      <w:r w:rsidR="4E4ADEC5" w:rsidRPr="24292063">
        <w:rPr>
          <w:rFonts w:ascii="Calibri" w:hAnsi="Calibri" w:cs="Calibri"/>
          <w:b/>
          <w:bCs/>
        </w:rPr>
        <w:t>Vue.js</w:t>
      </w:r>
      <w:r w:rsidRPr="24292063">
        <w:rPr>
          <w:rFonts w:ascii="Calibri" w:hAnsi="Calibri" w:cs="Calibri"/>
        </w:rPr>
        <w:t>.</w:t>
      </w:r>
    </w:p>
    <w:p w14:paraId="0778731F" w14:textId="241BFA2D" w:rsidR="742BB685" w:rsidRPr="003F7E49" w:rsidRDefault="4025D9C2" w:rsidP="24292063">
      <w:pPr>
        <w:pStyle w:val="Paragraphedeliste"/>
        <w:numPr>
          <w:ilvl w:val="1"/>
          <w:numId w:val="18"/>
        </w:numPr>
        <w:rPr>
          <w:rFonts w:ascii="Calibri" w:hAnsi="Calibri" w:cs="Calibri"/>
        </w:rPr>
      </w:pPr>
      <w:r w:rsidRPr="24292063">
        <w:rPr>
          <w:rFonts w:ascii="Calibri" w:hAnsi="Calibri" w:cs="Calibri"/>
        </w:rPr>
        <w:t xml:space="preserve">Un </w:t>
      </w:r>
      <w:r w:rsidRPr="24292063">
        <w:rPr>
          <w:rFonts w:ascii="Calibri" w:hAnsi="Calibri" w:cs="Calibri"/>
          <w:b/>
          <w:bCs/>
        </w:rPr>
        <w:t xml:space="preserve">dossier </w:t>
      </w:r>
      <w:r w:rsidR="6AEAD2D2" w:rsidRPr="24292063">
        <w:rPr>
          <w:rFonts w:ascii="Calibri" w:hAnsi="Calibri" w:cs="Calibri"/>
          <w:b/>
          <w:bCs/>
        </w:rPr>
        <w:t>Backend</w:t>
      </w:r>
      <w:r w:rsidRPr="24292063">
        <w:rPr>
          <w:rFonts w:ascii="Calibri" w:hAnsi="Calibri" w:cs="Calibri"/>
        </w:rPr>
        <w:t xml:space="preserve"> </w:t>
      </w:r>
      <w:r w:rsidR="6AEAD2D2" w:rsidRPr="24292063">
        <w:rPr>
          <w:rFonts w:ascii="Calibri" w:hAnsi="Calibri" w:cs="Calibri"/>
        </w:rPr>
        <w:t xml:space="preserve">contenant </w:t>
      </w:r>
      <w:r w:rsidR="6AEAD2D2" w:rsidRPr="24292063">
        <w:rPr>
          <w:rFonts w:ascii="Calibri" w:hAnsi="Calibri" w:cs="Calibri"/>
          <w:b/>
          <w:bCs/>
        </w:rPr>
        <w:t>l’API</w:t>
      </w:r>
      <w:r w:rsidRPr="24292063">
        <w:rPr>
          <w:rFonts w:ascii="Calibri" w:hAnsi="Calibri" w:cs="Calibri"/>
        </w:rPr>
        <w:t>.</w:t>
      </w:r>
    </w:p>
    <w:p w14:paraId="6073CC38" w14:textId="7F9FD913" w:rsidR="006576A2" w:rsidRPr="003F7E49" w:rsidRDefault="11A2DED7" w:rsidP="24292063">
      <w:pPr>
        <w:pStyle w:val="Paragraphedeliste"/>
        <w:numPr>
          <w:ilvl w:val="1"/>
          <w:numId w:val="18"/>
        </w:numPr>
        <w:rPr>
          <w:rFonts w:ascii="Calibri" w:hAnsi="Calibri" w:cs="Calibri"/>
        </w:rPr>
      </w:pPr>
      <w:r w:rsidRPr="24292063">
        <w:rPr>
          <w:rFonts w:ascii="Calibri" w:hAnsi="Calibri" w:cs="Calibri"/>
        </w:rPr>
        <w:t xml:space="preserve">Une </w:t>
      </w:r>
      <w:r w:rsidRPr="24292063">
        <w:rPr>
          <w:rFonts w:ascii="Calibri" w:hAnsi="Calibri" w:cs="Calibri"/>
          <w:b/>
          <w:bCs/>
        </w:rPr>
        <w:t>exportation</w:t>
      </w:r>
      <w:r w:rsidRPr="24292063">
        <w:rPr>
          <w:rFonts w:ascii="Calibri" w:hAnsi="Calibri" w:cs="Calibri"/>
        </w:rPr>
        <w:t xml:space="preserve"> de votre </w:t>
      </w:r>
      <w:r w:rsidRPr="24292063">
        <w:rPr>
          <w:rFonts w:ascii="Calibri" w:hAnsi="Calibri" w:cs="Calibri"/>
          <w:b/>
          <w:bCs/>
        </w:rPr>
        <w:t>BD avec données</w:t>
      </w:r>
      <w:r w:rsidRPr="24292063">
        <w:rPr>
          <w:rFonts w:ascii="Calibri" w:hAnsi="Calibri" w:cs="Calibri"/>
        </w:rPr>
        <w:t>.</w:t>
      </w:r>
    </w:p>
    <w:p w14:paraId="7101D395" w14:textId="689D24F1" w:rsidR="006576A2" w:rsidRPr="003F7E49" w:rsidRDefault="11A2DED7" w:rsidP="24292063">
      <w:pPr>
        <w:pStyle w:val="Paragraphedeliste"/>
        <w:numPr>
          <w:ilvl w:val="1"/>
          <w:numId w:val="18"/>
        </w:numPr>
        <w:rPr>
          <w:rFonts w:ascii="Calibri" w:hAnsi="Calibri" w:cs="Calibri"/>
        </w:rPr>
      </w:pPr>
      <w:r w:rsidRPr="24292063">
        <w:rPr>
          <w:rFonts w:ascii="Calibri" w:hAnsi="Calibri" w:cs="Calibri"/>
        </w:rPr>
        <w:t xml:space="preserve">La collection de tests </w:t>
      </w:r>
      <w:r w:rsidRPr="24292063">
        <w:rPr>
          <w:rFonts w:ascii="Calibri" w:hAnsi="Calibri" w:cs="Calibri"/>
          <w:b/>
          <w:bCs/>
        </w:rPr>
        <w:t>Postman</w:t>
      </w:r>
      <w:r w:rsidR="139A6471" w:rsidRPr="24292063">
        <w:rPr>
          <w:rFonts w:ascii="Calibri" w:hAnsi="Calibri" w:cs="Calibri"/>
          <w:b/>
          <w:bCs/>
        </w:rPr>
        <w:t>.</w:t>
      </w:r>
      <w:r w:rsidRPr="24292063">
        <w:rPr>
          <w:rFonts w:ascii="Calibri" w:hAnsi="Calibri" w:cs="Calibri"/>
        </w:rPr>
        <w:t xml:space="preserve"> </w:t>
      </w:r>
    </w:p>
    <w:p w14:paraId="1A93689F" w14:textId="43F0995C" w:rsidR="79D4F062" w:rsidRDefault="79D4F062" w:rsidP="24292063">
      <w:pPr>
        <w:pStyle w:val="Paragraphedeliste"/>
        <w:numPr>
          <w:ilvl w:val="1"/>
          <w:numId w:val="18"/>
        </w:numPr>
        <w:rPr>
          <w:rFonts w:ascii="Calibri" w:hAnsi="Calibri" w:cs="Calibri"/>
        </w:rPr>
      </w:pPr>
      <w:r w:rsidRPr="24292063">
        <w:rPr>
          <w:rFonts w:ascii="Calibri" w:hAnsi="Calibri" w:cs="Calibri"/>
        </w:rPr>
        <w:t>Fichier README.md pour décrire la procédure d’installation.</w:t>
      </w:r>
    </w:p>
    <w:p w14:paraId="732585BC" w14:textId="77777777" w:rsidR="006576A2" w:rsidRPr="003F7E49" w:rsidRDefault="0A7CFFB6" w:rsidP="006576A2">
      <w:pPr>
        <w:pStyle w:val="Titre2"/>
        <w:rPr>
          <w:rStyle w:val="eop"/>
          <w:rFonts w:ascii="Calibri" w:hAnsi="Calibri" w:cs="Calibri"/>
        </w:rPr>
      </w:pPr>
      <w:bookmarkStart w:id="80" w:name="_Toc1740952788"/>
      <w:r w:rsidRPr="234E86AA">
        <w:rPr>
          <w:rStyle w:val="eop"/>
          <w:rFonts w:ascii="Calibri" w:hAnsi="Calibri" w:cs="Calibri"/>
        </w:rPr>
        <w:t>4.2 – Grille d’évaluation</w:t>
      </w:r>
      <w:bookmarkEnd w:id="80"/>
    </w:p>
    <w:p w14:paraId="4F8F56C0" w14:textId="77777777" w:rsidR="006576A2" w:rsidRPr="003F7E49" w:rsidRDefault="006576A2" w:rsidP="006576A2">
      <w:pPr>
        <w:spacing w:after="0" w:line="240" w:lineRule="auto"/>
        <w:ind w:left="720"/>
        <w:jc w:val="both"/>
        <w:textAlignment w:val="baseline"/>
        <w:rPr>
          <w:rFonts w:ascii="Calibri" w:eastAsia="Times New Roman" w:hAnsi="Calibri" w:cs="Calibri"/>
          <w:sz w:val="18"/>
          <w:szCs w:val="18"/>
          <w:lang w:eastAsia="fr-CA"/>
        </w:rPr>
      </w:pPr>
      <w:r w:rsidRPr="006576A2">
        <w:rPr>
          <w:rFonts w:ascii="Calibri" w:eastAsia="Times New Roman" w:hAnsi="Calibri" w:cs="Segoe UI"/>
          <w:sz w:val="24"/>
          <w:szCs w:val="24"/>
          <w:lang w:eastAsia="fr-CA"/>
        </w:rPr>
        <w:t> </w:t>
      </w:r>
    </w:p>
    <w:tbl>
      <w:tblPr>
        <w:tblW w:w="86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7"/>
        <w:gridCol w:w="5928"/>
        <w:gridCol w:w="719"/>
      </w:tblGrid>
      <w:tr w:rsidR="006576A2" w:rsidRPr="003F7E49" w14:paraId="4976C6D8" w14:textId="77777777" w:rsidTr="24292063">
        <w:tc>
          <w:tcPr>
            <w:tcW w:w="19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05435901" w14:textId="36E72E8D" w:rsidR="006576A2" w:rsidRPr="003F7E49" w:rsidRDefault="11A2DED7" w:rsidP="2429206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fr-CA"/>
              </w:rPr>
            </w:pPr>
            <w:r w:rsidRPr="24292063">
              <w:rPr>
                <w:rFonts w:ascii="Calibri" w:eastAsia="Times New Roman" w:hAnsi="Calibri" w:cs="Calibri"/>
                <w:b/>
                <w:bCs/>
                <w:highlight w:val="yellow"/>
                <w:lang w:val="fr-FR" w:eastAsia="fr-CA"/>
              </w:rPr>
              <w:t>Évaluation</w:t>
            </w: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430FACF8" w14:textId="44E24112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b/>
                <w:color w:val="000000"/>
                <w:lang w:val="fr-FR" w:eastAsia="fr-CA"/>
              </w:rPr>
              <w:t>Élément d’évaluation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E2F3" w:themeFill="accent5" w:themeFillTint="33"/>
            <w:hideMark/>
          </w:tcPr>
          <w:p w14:paraId="51D67A64" w14:textId="5DF196FC" w:rsidR="006576A2" w:rsidRPr="003F7E49" w:rsidRDefault="006576A2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b/>
                <w:color w:val="000000"/>
                <w:lang w:val="fr-FR" w:eastAsia="fr-CA"/>
              </w:rPr>
              <w:t>Points</w:t>
            </w:r>
          </w:p>
        </w:tc>
      </w:tr>
      <w:tr w:rsidR="006576A2" w:rsidRPr="003F7E49" w14:paraId="06E873C9" w14:textId="77777777" w:rsidTr="24292063">
        <w:tc>
          <w:tcPr>
            <w:tcW w:w="19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0F3FEB8" w14:textId="5C4229B1" w:rsidR="006576A2" w:rsidRPr="003F7E49" w:rsidRDefault="11A2DED7" w:rsidP="2429206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fr-CA"/>
              </w:rPr>
            </w:pPr>
            <w:r w:rsidRPr="24292063">
              <w:rPr>
                <w:rFonts w:ascii="Calibri" w:eastAsia="Times New Roman" w:hAnsi="Calibri" w:cs="Calibri"/>
                <w:b/>
                <w:bCs/>
                <w:highlight w:val="yellow"/>
                <w:lang w:val="fr-FR" w:eastAsia="fr-CA"/>
              </w:rPr>
              <w:t>Rencontre de suivi</w:t>
            </w:r>
            <w:r w:rsidR="006576A2">
              <w:br/>
            </w:r>
            <w:r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(</w:t>
            </w:r>
            <w:ins w:id="81" w:author="Nouha Bouteldja" w:date="2026-04-02T01:23:00Z" w16du:dateUtc="2026-04-02T01:23:38Z">
              <w:r w:rsidR="5F794C79" w:rsidRPr="24292063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t>29 avril</w:t>
              </w:r>
            </w:ins>
            <w:del w:id="82" w:author="Nouha Bouteldja" w:date="2026-04-02T01:23:00Z" w16du:dateUtc="2026-04-02T01:23:36Z">
              <w:r w:rsidR="006576A2" w:rsidRPr="24292063" w:rsidDel="67A516AF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delText>27-28 novembre</w:delText>
              </w:r>
            </w:del>
            <w:r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)</w:t>
            </w:r>
            <w:r w:rsidRPr="24292063">
              <w:rPr>
                <w:rFonts w:ascii="Calibri" w:eastAsia="Times New Roman" w:hAnsi="Calibri" w:cs="Calibri"/>
                <w:highlight w:val="yellow"/>
                <w:lang w:eastAsia="fr-CA"/>
              </w:rPr>
              <w:t> </w:t>
            </w: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F17E62F" w14:textId="731EC5FB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Respect des spécifications fonctionnelles.</w:t>
            </w:r>
          </w:p>
          <w:p w14:paraId="5D9652AF" w14:textId="60DA421E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Qualité des interfaces graphiques.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F56FDD0" w14:textId="5090FCC6" w:rsidR="006576A2" w:rsidRPr="003F7E49" w:rsidRDefault="006576A2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1</w:t>
            </w:r>
            <w:r w:rsidR="00AF2E82" w:rsidRPr="003F7E49">
              <w:rPr>
                <w:rFonts w:ascii="Calibri" w:eastAsia="Times New Roman" w:hAnsi="Calibri" w:cs="Calibri"/>
                <w:lang w:val="fr-FR" w:eastAsia="fr-CA"/>
              </w:rPr>
              <w:t>5</w:t>
            </w:r>
          </w:p>
        </w:tc>
      </w:tr>
      <w:tr w:rsidR="006576A2" w:rsidRPr="003F7E49" w14:paraId="0488C75E" w14:textId="77777777" w:rsidTr="24292063">
        <w:trPr>
          <w:trHeight w:val="683"/>
        </w:trPr>
        <w:tc>
          <w:tcPr>
            <w:tcW w:w="19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11A4F47" w14:textId="0B1058F7" w:rsidR="006576A2" w:rsidRPr="003F7E49" w:rsidRDefault="11A2DED7" w:rsidP="2429206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fr-CA"/>
              </w:rPr>
            </w:pPr>
            <w:r w:rsidRPr="24292063">
              <w:rPr>
                <w:rFonts w:ascii="Calibri" w:eastAsia="Times New Roman" w:hAnsi="Calibri" w:cs="Calibri"/>
                <w:b/>
                <w:bCs/>
                <w:highlight w:val="yellow"/>
                <w:lang w:val="fr-FR" w:eastAsia="fr-CA"/>
              </w:rPr>
              <w:t>Rencontre de suivi</w:t>
            </w:r>
            <w:r w:rsidR="006576A2">
              <w:br/>
            </w:r>
            <w:r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(</w:t>
            </w:r>
            <w:del w:id="83" w:author="Nouha Bouteldja" w:date="2026-04-02T01:24:00Z" w16du:dateUtc="2026-04-02T01:24:03Z">
              <w:r w:rsidR="006576A2" w:rsidRPr="24292063" w:rsidDel="67A516AF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delText>4-5 décembre</w:delText>
              </w:r>
            </w:del>
            <w:ins w:id="84" w:author="Nouha Bouteldja" w:date="2026-04-02T01:24:00Z" w16du:dateUtc="2026-04-02T01:24:05Z">
              <w:r w:rsidR="4DB4F86D" w:rsidRPr="24292063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t>6 mai</w:t>
              </w:r>
            </w:ins>
            <w:r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)</w:t>
            </w:r>
            <w:r w:rsidRPr="24292063">
              <w:rPr>
                <w:rFonts w:ascii="Calibri" w:eastAsia="Times New Roman" w:hAnsi="Calibri" w:cs="Calibri"/>
                <w:highlight w:val="yellow"/>
                <w:lang w:eastAsia="fr-CA"/>
              </w:rPr>
              <w:t> </w:t>
            </w: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1B45DD5" w14:textId="6EFD90F4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i/>
                <w:lang w:val="fr-FR" w:eastAsia="fr-CA"/>
              </w:rPr>
              <w:t>Idem</w:t>
            </w:r>
            <w:r w:rsidR="004F0632" w:rsidRPr="003F7E49">
              <w:rPr>
                <w:rFonts w:ascii="Calibri" w:eastAsia="Times New Roman" w:hAnsi="Calibri" w:cs="Calibri"/>
                <w:i/>
                <w:lang w:val="fr-FR" w:eastAsia="fr-CA"/>
              </w:rPr>
              <w:t>.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398A825" w14:textId="1C9D52E0" w:rsidR="006576A2" w:rsidRPr="003F7E49" w:rsidRDefault="006576A2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1</w:t>
            </w:r>
            <w:r w:rsidR="00AF2E82" w:rsidRPr="003F7E49">
              <w:rPr>
                <w:rFonts w:ascii="Calibri" w:eastAsia="Times New Roman" w:hAnsi="Calibri" w:cs="Calibri"/>
                <w:lang w:val="fr-FR" w:eastAsia="fr-CA"/>
              </w:rPr>
              <w:t>5</w:t>
            </w:r>
          </w:p>
        </w:tc>
      </w:tr>
      <w:tr w:rsidR="006576A2" w:rsidRPr="003F7E49" w14:paraId="41F7C817" w14:textId="77777777" w:rsidTr="24292063">
        <w:trPr>
          <w:trHeight w:val="440"/>
        </w:trPr>
        <w:tc>
          <w:tcPr>
            <w:tcW w:w="1977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6B0F49A" w14:textId="67CCF4CB" w:rsidR="006576A2" w:rsidRPr="003F7E49" w:rsidRDefault="11A2DED7" w:rsidP="2429206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highlight w:val="yellow"/>
                <w:lang w:eastAsia="fr-CA"/>
              </w:rPr>
            </w:pPr>
            <w:r w:rsidRPr="24292063">
              <w:rPr>
                <w:rFonts w:ascii="Calibri" w:eastAsia="Times New Roman" w:hAnsi="Calibri" w:cs="Calibri"/>
                <w:b/>
                <w:bCs/>
                <w:highlight w:val="yellow"/>
                <w:lang w:val="fr-FR" w:eastAsia="fr-CA"/>
              </w:rPr>
              <w:t>Remise finale</w:t>
            </w:r>
            <w:r w:rsidR="006576A2">
              <w:br/>
            </w:r>
            <w:r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(</w:t>
            </w:r>
            <w:r w:rsidR="67A516AF"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1</w:t>
            </w:r>
            <w:ins w:id="85" w:author="Nouha Bouteldja" w:date="2026-04-02T01:24:00Z" w16du:dateUtc="2026-04-02T01:24:22Z">
              <w:r w:rsidR="59C89A8D" w:rsidRPr="24292063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t>3</w:t>
              </w:r>
            </w:ins>
            <w:del w:id="86" w:author="Nouha Bouteldja" w:date="2026-04-02T01:24:00Z" w16du:dateUtc="2026-04-02T01:24:21Z">
              <w:r w:rsidR="006576A2" w:rsidRPr="24292063" w:rsidDel="67A516AF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delText>2</w:delText>
              </w:r>
            </w:del>
            <w:r w:rsidR="67A516AF"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 xml:space="preserve"> </w:t>
            </w:r>
            <w:del w:id="87" w:author="Nouha Bouteldja" w:date="2026-04-02T01:24:00Z" w16du:dateUtc="2026-04-02T01:24:27Z">
              <w:r w:rsidR="006576A2" w:rsidRPr="24292063" w:rsidDel="67A516AF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delText>décembre</w:delText>
              </w:r>
            </w:del>
            <w:ins w:id="88" w:author="Nouha Bouteldja" w:date="2026-04-02T01:24:00Z" w16du:dateUtc="2026-04-02T01:24:28Z">
              <w:r w:rsidR="6F5875D9" w:rsidRPr="24292063">
                <w:rPr>
                  <w:rFonts w:ascii="Calibri" w:eastAsia="Times New Roman" w:hAnsi="Calibri" w:cs="Calibri"/>
                  <w:i/>
                  <w:iCs/>
                  <w:highlight w:val="yellow"/>
                  <w:lang w:val="fr-FR" w:eastAsia="fr-CA"/>
                </w:rPr>
                <w:t>mai</w:t>
              </w:r>
            </w:ins>
            <w:r w:rsidRPr="24292063">
              <w:rPr>
                <w:rFonts w:ascii="Calibri" w:eastAsia="Times New Roman" w:hAnsi="Calibri" w:cs="Calibri"/>
                <w:i/>
                <w:iCs/>
                <w:highlight w:val="yellow"/>
                <w:lang w:val="fr-FR" w:eastAsia="fr-CA"/>
              </w:rPr>
              <w:t>)</w:t>
            </w:r>
            <w:r w:rsidRPr="24292063">
              <w:rPr>
                <w:rFonts w:ascii="Calibri" w:eastAsia="Times New Roman" w:hAnsi="Calibri" w:cs="Calibri"/>
                <w:highlight w:val="yellow"/>
                <w:lang w:eastAsia="fr-CA"/>
              </w:rPr>
              <w:t> </w:t>
            </w:r>
          </w:p>
          <w:p w14:paraId="6782DF8D" w14:textId="7E05D5FF" w:rsidR="006576A2" w:rsidRPr="003F7E49" w:rsidRDefault="006576A2" w:rsidP="2429206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sz w:val="18"/>
                <w:szCs w:val="18"/>
                <w:highlight w:val="yellow"/>
                <w:lang w:eastAsia="fr-CA"/>
              </w:rPr>
            </w:pP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22A9513" w14:textId="03EF2BB1" w:rsidR="006576A2" w:rsidRPr="003F7E49" w:rsidRDefault="008E2126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eastAsia="fr-CA"/>
              </w:rPr>
              <w:t>50% pour le critère suivant : l’application répond aux spécifications fonctionnelles.</w:t>
            </w:r>
            <w:r w:rsidR="00601DC0" w:rsidRPr="003F7E49">
              <w:rPr>
                <w:rFonts w:ascii="Calibri" w:eastAsia="Times New Roman" w:hAnsi="Calibri" w:cs="Calibri"/>
                <w:lang w:eastAsia="fr-CA"/>
              </w:rPr>
              <w:t xml:space="preserve"> </w:t>
            </w:r>
            <w:r w:rsidR="006576A2" w:rsidRPr="003F7E49">
              <w:rPr>
                <w:rFonts w:ascii="Calibri" w:eastAsia="Times New Roman" w:hAnsi="Calibri" w:cs="Calibri"/>
                <w:lang w:val="fr-FR" w:eastAsia="fr-CA"/>
              </w:rPr>
              <w:t xml:space="preserve">Respect des </w:t>
            </w:r>
            <w:r w:rsidR="006576A2" w:rsidRPr="003F7E49">
              <w:rPr>
                <w:rFonts w:ascii="Calibri" w:eastAsia="Times New Roman" w:hAnsi="Calibri" w:cs="Calibri"/>
                <w:b/>
                <w:lang w:val="fr-FR" w:eastAsia="fr-CA"/>
              </w:rPr>
              <w:t>spécifications fonctionnelles</w:t>
            </w:r>
            <w:r w:rsidR="004F0632" w:rsidRPr="003F7E49">
              <w:rPr>
                <w:rFonts w:ascii="Calibri" w:eastAsia="Times New Roman" w:hAnsi="Calibri" w:cs="Calibri"/>
                <w:lang w:val="fr-FR" w:eastAsia="fr-CA"/>
              </w:rPr>
              <w:t>.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E7598E6" w14:textId="1C751AC4" w:rsidR="006576A2" w:rsidRPr="003F7E49" w:rsidRDefault="00A20107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35</w:t>
            </w:r>
          </w:p>
        </w:tc>
      </w:tr>
      <w:tr w:rsidR="006576A2" w:rsidRPr="003F7E49" w14:paraId="502C7E9E" w14:textId="77777777" w:rsidTr="24292063">
        <w:trPr>
          <w:trHeight w:val="624"/>
        </w:trPr>
        <w:tc>
          <w:tcPr>
            <w:tcW w:w="1977" w:type="dxa"/>
            <w:vMerge/>
            <w:vAlign w:val="center"/>
            <w:hideMark/>
          </w:tcPr>
          <w:p w14:paraId="6537F28F" w14:textId="77777777" w:rsidR="006576A2" w:rsidRPr="003F7E49" w:rsidRDefault="006576A2" w:rsidP="006576A2">
            <w:pPr>
              <w:spacing w:after="0" w:line="240" w:lineRule="auto"/>
              <w:rPr>
                <w:rFonts w:ascii="Calibri" w:eastAsia="Times New Roman" w:hAnsi="Calibri" w:cs="Calibri"/>
                <w:lang w:eastAsia="fr-CA"/>
              </w:rPr>
            </w:pP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26BC1A5" w14:textId="363A2BDD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b/>
                <w:lang w:val="fr-FR" w:eastAsia="fr-CA"/>
              </w:rPr>
              <w:t>Qualité du code</w:t>
            </w:r>
            <w:r w:rsidRPr="003F7E49">
              <w:rPr>
                <w:rFonts w:ascii="Calibri" w:eastAsia="Times New Roman" w:hAnsi="Calibri" w:cs="Calibri"/>
                <w:lang w:val="fr-FR" w:eastAsia="fr-CA"/>
              </w:rPr>
              <w:t xml:space="preserve"> : maintenabilité, modularité, commentaires, utilisation de Git, tests, utilisation de Bootstrap avec Sass, etc.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A057298" w14:textId="3136378D" w:rsidR="006576A2" w:rsidRPr="003F7E49" w:rsidRDefault="00CD5C63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24.5</w:t>
            </w:r>
          </w:p>
        </w:tc>
      </w:tr>
      <w:tr w:rsidR="006576A2" w:rsidRPr="003F7E49" w14:paraId="3394899F" w14:textId="77777777" w:rsidTr="24292063">
        <w:trPr>
          <w:trHeight w:val="624"/>
        </w:trPr>
        <w:tc>
          <w:tcPr>
            <w:tcW w:w="1977" w:type="dxa"/>
            <w:vMerge/>
            <w:vAlign w:val="center"/>
            <w:hideMark/>
          </w:tcPr>
          <w:p w14:paraId="6DFB9E20" w14:textId="77777777" w:rsidR="006576A2" w:rsidRPr="003F7E49" w:rsidRDefault="006576A2" w:rsidP="006576A2">
            <w:pPr>
              <w:spacing w:after="0" w:line="240" w:lineRule="auto"/>
              <w:rPr>
                <w:rFonts w:ascii="Calibri" w:eastAsia="Times New Roman" w:hAnsi="Calibri" w:cs="Calibri"/>
                <w:lang w:eastAsia="fr-CA"/>
              </w:rPr>
            </w:pP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0F8717" w14:textId="2ACBEB2D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b/>
                <w:lang w:val="fr-FR" w:eastAsia="fr-CA"/>
              </w:rPr>
              <w:t>Qualité des interfaces graphiques</w:t>
            </w:r>
            <w:r w:rsidRPr="003F7E49">
              <w:rPr>
                <w:rFonts w:ascii="Calibri" w:eastAsia="Times New Roman" w:hAnsi="Calibri" w:cs="Calibri"/>
                <w:lang w:val="fr-FR" w:eastAsia="fr-CA"/>
              </w:rPr>
              <w:t xml:space="preserve"> : Ergonomie</w:t>
            </w:r>
            <w:r w:rsidR="00B847AD" w:rsidRPr="003F7E49">
              <w:rPr>
                <w:rFonts w:ascii="Calibri" w:eastAsia="Times New Roman" w:hAnsi="Calibri" w:cs="Calibri"/>
                <w:lang w:val="fr-FR" w:eastAsia="fr-CA"/>
              </w:rPr>
              <w:t xml:space="preserve"> et </w:t>
            </w:r>
            <w:r w:rsidR="00B847AD" w:rsidRPr="003F7E49">
              <w:rPr>
                <w:rFonts w:ascii="Calibri" w:eastAsia="Times New Roman" w:hAnsi="Calibri" w:cs="Calibri"/>
                <w:i/>
                <w:lang w:val="fr-FR" w:eastAsia="fr-CA"/>
              </w:rPr>
              <w:t>responsive</w:t>
            </w:r>
            <w:r w:rsidRPr="003F7E49">
              <w:rPr>
                <w:rFonts w:ascii="Calibri" w:eastAsia="Times New Roman" w:hAnsi="Calibri" w:cs="Calibri"/>
                <w:lang w:val="fr-FR" w:eastAsia="fr-CA"/>
              </w:rPr>
              <w:t>, accessibilité, interactivité, rétroaction et expérience utilisateur</w:t>
            </w:r>
            <w:r w:rsidR="004F0632" w:rsidRPr="003F7E49">
              <w:rPr>
                <w:rFonts w:ascii="Calibri" w:eastAsia="Times New Roman" w:hAnsi="Calibri" w:cs="Calibri"/>
                <w:lang w:val="fr-FR" w:eastAsia="fr-CA"/>
              </w:rPr>
              <w:t>.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C44CD8" w14:textId="1B58F925" w:rsidR="006576A2" w:rsidRPr="003F7E49" w:rsidRDefault="00D04FE9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10.5</w:t>
            </w:r>
          </w:p>
        </w:tc>
      </w:tr>
      <w:tr w:rsidR="006576A2" w:rsidRPr="003F7E49" w14:paraId="2A088508" w14:textId="77777777" w:rsidTr="24292063">
        <w:trPr>
          <w:trHeight w:val="624"/>
        </w:trPr>
        <w:tc>
          <w:tcPr>
            <w:tcW w:w="1977" w:type="dxa"/>
            <w:vMerge/>
            <w:vAlign w:val="center"/>
            <w:hideMark/>
          </w:tcPr>
          <w:p w14:paraId="70DF9E56" w14:textId="77777777" w:rsidR="006576A2" w:rsidRPr="003F7E49" w:rsidRDefault="006576A2" w:rsidP="006576A2">
            <w:pPr>
              <w:spacing w:after="0" w:line="240" w:lineRule="auto"/>
              <w:rPr>
                <w:rFonts w:ascii="Calibri" w:eastAsia="Times New Roman" w:hAnsi="Calibri" w:cs="Calibri"/>
                <w:lang w:eastAsia="fr-CA"/>
              </w:rPr>
            </w:pPr>
          </w:p>
        </w:tc>
        <w:tc>
          <w:tcPr>
            <w:tcW w:w="59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04D8994" w14:textId="5F5EAC73" w:rsidR="006576A2" w:rsidRPr="003F7E49" w:rsidRDefault="006576A2" w:rsidP="006576A2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b/>
                <w:lang w:val="fr-FR" w:eastAsia="fr-CA"/>
              </w:rPr>
              <w:t xml:space="preserve">Pénalités </w:t>
            </w:r>
            <w:r w:rsidRPr="003F7E49">
              <w:rPr>
                <w:rFonts w:ascii="Calibri" w:eastAsia="Times New Roman" w:hAnsi="Calibri" w:cs="Calibri"/>
                <w:lang w:val="fr-FR" w:eastAsia="fr-CA"/>
              </w:rPr>
              <w:t>: Retard, Problèmes d’exécution</w:t>
            </w:r>
            <w:r w:rsidR="004B784A" w:rsidRPr="003F7E49">
              <w:rPr>
                <w:rFonts w:ascii="Calibri" w:eastAsia="Times New Roman" w:hAnsi="Calibri" w:cs="Calibri"/>
                <w:lang w:val="fr-FR" w:eastAsia="fr-CA"/>
              </w:rPr>
              <w:t xml:space="preserve">, </w:t>
            </w:r>
            <w:r w:rsidR="004B784A" w:rsidRPr="003F7E49">
              <w:rPr>
                <w:rFonts w:ascii="Calibri" w:eastAsia="Times New Roman" w:hAnsi="Calibri" w:cs="Calibri"/>
                <w:lang w:eastAsia="fr-CA"/>
              </w:rPr>
              <w:t>non-respect des consignes</w:t>
            </w:r>
            <w:r w:rsidR="004F0632" w:rsidRPr="003F7E49">
              <w:rPr>
                <w:rFonts w:ascii="Calibri" w:eastAsia="Times New Roman" w:hAnsi="Calibri" w:cs="Calibri"/>
                <w:lang w:val="fr-FR" w:eastAsia="fr-CA"/>
              </w:rPr>
              <w:t>.</w:t>
            </w:r>
          </w:p>
          <w:p w14:paraId="1B8F56A5" w14:textId="66560B6F" w:rsidR="006576A2" w:rsidRPr="003F7E49" w:rsidRDefault="006576A2" w:rsidP="006576A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  <w:r w:rsidRPr="003F7E49">
              <w:rPr>
                <w:rFonts w:ascii="Calibri" w:eastAsia="Times New Roman" w:hAnsi="Calibri" w:cs="Calibri"/>
                <w:lang w:val="fr-FR" w:eastAsia="fr-CA"/>
              </w:rPr>
              <w:t>Français (-1 pt par faute dans l’interface)</w:t>
            </w:r>
            <w:r w:rsidR="004F0632" w:rsidRPr="003F7E49">
              <w:rPr>
                <w:rFonts w:ascii="Calibri" w:eastAsia="Times New Roman" w:hAnsi="Calibri" w:cs="Calibri"/>
                <w:lang w:val="fr-FR" w:eastAsia="fr-CA"/>
              </w:rPr>
              <w:t>.</w:t>
            </w:r>
          </w:p>
        </w:tc>
        <w:tc>
          <w:tcPr>
            <w:tcW w:w="7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49CC1FA" w14:textId="25651D0F" w:rsidR="006576A2" w:rsidRPr="003F7E49" w:rsidRDefault="006576A2" w:rsidP="006576A2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fr-CA"/>
              </w:rPr>
            </w:pPr>
          </w:p>
        </w:tc>
      </w:tr>
    </w:tbl>
    <w:p w14:paraId="7C532301" w14:textId="196CFD88" w:rsidR="0FF5494C" w:rsidRPr="003F7E49" w:rsidRDefault="0FF5494C" w:rsidP="65882B91">
      <w:pPr>
        <w:spacing w:after="0" w:line="240" w:lineRule="auto"/>
        <w:rPr>
          <w:rFonts w:ascii="Calibri" w:eastAsia="Times New Roman" w:hAnsi="Calibri" w:cs="Segoe UI"/>
          <w:sz w:val="24"/>
          <w:szCs w:val="24"/>
          <w:lang w:eastAsia="fr-CA"/>
        </w:rPr>
      </w:pPr>
    </w:p>
    <w:sectPr w:rsidR="0FF5494C" w:rsidRPr="003F7E49">
      <w:headerReference w:type="default" r:id="rId17"/>
      <w:footerReference w:type="default" r:id="rId1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Martin Vézina" w:date="2026-04-01T13:37:00Z" w:initials="MV">
    <w:p w14:paraId="69092FB5" w14:textId="77777777" w:rsidR="00266BFE" w:rsidRDefault="00266BFE" w:rsidP="00266BFE">
      <w:pPr>
        <w:pStyle w:val="CommentText"/>
      </w:pPr>
      <w:r>
        <w:rPr>
          <w:rStyle w:val="CommentReference"/>
        </w:rPr>
        <w:annotationRef/>
      </w:r>
      <w:r>
        <w:t>Qu’est-ce qu’on fait avec ça?</w:t>
      </w:r>
    </w:p>
  </w:comment>
  <w:comment w:id="13" w:author="Martin Vézina" w:date="2026-03-29T20:25:00Z" w:initials="MV">
    <w:p w14:paraId="104EC81D" w14:textId="77777777" w:rsidR="00095608" w:rsidRDefault="00095608" w:rsidP="00095608">
      <w:pPr>
        <w:pStyle w:val="CommentText"/>
      </w:pPr>
      <w:r>
        <w:rPr>
          <w:rStyle w:val="CommentReference"/>
        </w:rPr>
        <w:annotationRef/>
      </w:r>
      <w:r>
        <w:t xml:space="preserve">J’ai ajouté ceci. </w:t>
      </w:r>
    </w:p>
  </w:comment>
  <w:comment w:id="14" w:author="Gilles Duquerroy" w:date="2026-04-01T10:06:00Z" w:initials="GD">
    <w:p w14:paraId="4507CA0B" w14:textId="0932A47E" w:rsidR="008B30F6" w:rsidRDefault="008B30F6">
      <w:r>
        <w:annotationRef/>
      </w:r>
      <w:r w:rsidRPr="731E40A2">
        <w:t>On n'a jamais fait des changements pendant un sprint il me semble</w:t>
      </w:r>
    </w:p>
  </w:comment>
  <w:comment w:id="15" w:author="Martin Vézina" w:date="2026-04-01T13:34:00Z" w:initials="MV">
    <w:p w14:paraId="326B4B5F" w14:textId="77777777" w:rsidR="00862CE0" w:rsidRDefault="00862CE0" w:rsidP="00862CE0">
      <w:pPr>
        <w:pStyle w:val="CommentText"/>
      </w:pPr>
      <w:r>
        <w:rPr>
          <w:rStyle w:val="CommentReference"/>
        </w:rPr>
        <w:annotationRef/>
      </w:r>
      <w:r>
        <w:t>Mais, ça nous est arrivé d’avoir fait une erreur dans l’énoncé et certains étudiants non pas voulu modifier leur code en distant qu’ils respectaient l’énoncé.</w:t>
      </w:r>
    </w:p>
  </w:comment>
  <w:comment w:id="19" w:author="Gilles Duquerroy" w:date="2026-04-01T10:26:00Z" w:initials="GD">
    <w:p w14:paraId="5FAF9001" w14:textId="7A849E7C" w:rsidR="008B30F6" w:rsidRDefault="008B30F6">
      <w:r>
        <w:annotationRef/>
      </w:r>
      <w:r w:rsidRPr="1C728374">
        <w:t>Je mettrais "doit respecter les contraintes suivantes" car on ne donne pas toutes les informations à mettre en bd, seulement les validations</w:t>
      </w:r>
    </w:p>
  </w:comment>
  <w:comment w:id="30" w:author="Nouha Bouteldja" w:date="2026-04-01T21:09:00Z" w:initials="NB">
    <w:p w14:paraId="3A4EA3A1" w14:textId="43F4A51E" w:rsidR="00000000" w:rsidRDefault="00000000">
      <w:pPr>
        <w:pStyle w:val="CommentText"/>
      </w:pPr>
      <w:r>
        <w:rPr>
          <w:rStyle w:val="CommentReference"/>
        </w:rPr>
        <w:annotationRef/>
      </w:r>
      <w:r w:rsidRPr="29727930">
        <w:t>est ce la page d'accueil? plus tard on parle de page d'accueil et de tableau de bord.</w:t>
      </w:r>
    </w:p>
  </w:comment>
  <w:comment w:id="32" w:author="Martin Vézina" w:date="2026-04-01T14:29:00Z" w:initials="MV">
    <w:p w14:paraId="0CC98411" w14:textId="77777777" w:rsidR="008C0A52" w:rsidRDefault="008C0A52" w:rsidP="008C0A52">
      <w:pPr>
        <w:pStyle w:val="CommentText"/>
      </w:pPr>
      <w:r>
        <w:rPr>
          <w:rStyle w:val="CommentReference"/>
        </w:rPr>
        <w:annotationRef/>
      </w:r>
      <w:r>
        <w:t>Lien vers l’explication</w:t>
      </w:r>
    </w:p>
  </w:comment>
  <w:comment w:id="33" w:author="Martin Vézina" w:date="2026-04-01T14:33:00Z" w:initials="MV">
    <w:p w14:paraId="24811467" w14:textId="77777777" w:rsidR="003F259A" w:rsidRDefault="003F259A" w:rsidP="003F259A">
      <w:pPr>
        <w:pStyle w:val="CommentText"/>
      </w:pPr>
      <w:r>
        <w:rPr>
          <w:rStyle w:val="CommentReference"/>
        </w:rPr>
        <w:annotationRef/>
      </w:r>
      <w:r>
        <w:t>Spécifier l’ordre</w:t>
      </w:r>
    </w:p>
  </w:comment>
  <w:comment w:id="34" w:author="Nouha Bouteldja" w:date="2026-04-01T21:01:00Z" w:initials="NB">
    <w:p w14:paraId="01AAAE59" w14:textId="3BC91529" w:rsidR="00000000" w:rsidRDefault="00000000">
      <w:pPr>
        <w:pStyle w:val="CommentText"/>
      </w:pPr>
      <w:r>
        <w:rPr>
          <w:rStyle w:val="CommentReference"/>
        </w:rPr>
        <w:annotationRef/>
      </w:r>
      <w:r w:rsidRPr="6B8D2650">
        <w:t xml:space="preserve">Client peut fermer son ticket. </w:t>
      </w:r>
    </w:p>
  </w:comment>
  <w:comment w:id="35" w:author="Martin Vézina" w:date="2026-04-01T13:32:00Z" w:initials="MV">
    <w:p w14:paraId="631719F8" w14:textId="77777777" w:rsidR="00DC455F" w:rsidRDefault="00DC455F" w:rsidP="00DC455F">
      <w:pPr>
        <w:pStyle w:val="CommentText"/>
      </w:pPr>
      <w:r>
        <w:rPr>
          <w:rStyle w:val="CommentReference"/>
        </w:rPr>
        <w:annotationRef/>
      </w:r>
      <w:r>
        <w:t>Je crois qu’on devrait ajouter la notion de date lu  afin de pouvoir afficher une notification à l’utilisateur pour les nouveaux tickets</w:t>
      </w:r>
    </w:p>
  </w:comment>
  <w:comment w:id="36" w:author="Martin Vézina" w:date="2026-03-29T19:40:00Z" w:initials="MV">
    <w:p w14:paraId="1BC162B4" w14:textId="77777777" w:rsidR="004C1E4B" w:rsidRDefault="004C1E4B" w:rsidP="004C1E4B">
      <w:pPr>
        <w:pStyle w:val="CommentText"/>
      </w:pPr>
      <w:r>
        <w:rPr>
          <w:rStyle w:val="CommentReference"/>
        </w:rPr>
        <w:annotationRef/>
      </w:r>
      <w:r>
        <w:t xml:space="preserve">Qui peut modifier un ticket? </w:t>
      </w:r>
    </w:p>
  </w:comment>
  <w:comment w:id="37" w:author="Nouha Bouteldja" w:date="2026-04-01T14:16:00Z" w:initials="NB">
    <w:p w14:paraId="7AF76A4C" w14:textId="02ECA427" w:rsidR="00FE5B3C" w:rsidRDefault="00FE5B3C">
      <w:pPr>
        <w:pStyle w:val="CommentText"/>
      </w:pPr>
      <w:r>
        <w:rPr>
          <w:rStyle w:val="CommentReference"/>
        </w:rPr>
        <w:annotationRef/>
      </w:r>
      <w:r w:rsidRPr="2B82621B">
        <w:t>Tu veux dire l'état du ticket?</w:t>
      </w:r>
    </w:p>
  </w:comment>
  <w:comment w:id="42" w:author="Gilles Duquerroy" w:date="2026-04-01T10:25:00Z" w:initials="GD">
    <w:p w14:paraId="1DABC8F5" w14:textId="58142C7E" w:rsidR="008B30F6" w:rsidRDefault="008B30F6">
      <w:r>
        <w:annotationRef/>
      </w:r>
      <w:r w:rsidRPr="3C0B4BCB">
        <w:t>On peut ajouter un système de "lu / non lu" afin d'avoir une petite notification dans la barre de menu pour signaler un nouveau commentaire</w:t>
      </w:r>
    </w:p>
    <w:p w14:paraId="4EB24C9D" w14:textId="036B8122" w:rsidR="008B30F6" w:rsidRDefault="008B30F6"/>
  </w:comment>
  <w:comment w:id="43" w:author="Nouha Bouteldja" w:date="2026-04-01T21:14:00Z" w:initials="NB">
    <w:p w14:paraId="0853CC7D" w14:textId="2DEB1708" w:rsidR="00000000" w:rsidRDefault="00000000">
      <w:pPr>
        <w:pStyle w:val="CommentText"/>
      </w:pPr>
      <w:r>
        <w:rPr>
          <w:rStyle w:val="CommentReference"/>
        </w:rPr>
        <w:annotationRef/>
      </w:r>
      <w:r w:rsidRPr="7DC07936">
        <w:t xml:space="preserve">à tous les clients ou uniquement le client ayant ouvert le ticket? Sinon les technicien et l'admin aussi ont accès à ces commentaires. </w:t>
      </w:r>
    </w:p>
  </w:comment>
  <w:comment w:id="51" w:author="Martin Vézina" w:date="2026-03-29T20:29:00Z" w:initials="MV">
    <w:p w14:paraId="3E185FA6" w14:textId="77777777" w:rsidR="00BF575C" w:rsidRDefault="00BF575C" w:rsidP="00BF575C">
      <w:pPr>
        <w:pStyle w:val="CommentText"/>
      </w:pPr>
      <w:r>
        <w:rPr>
          <w:rStyle w:val="CommentReference"/>
        </w:rPr>
        <w:annotationRef/>
      </w:r>
      <w:r>
        <w:t>Pourrait faire partie du tableau de bord de l’administrateur avec des graphiques.</w:t>
      </w:r>
    </w:p>
  </w:comment>
  <w:comment w:id="58" w:author="Nouha Bouteldja" w:date="2026-04-01T21:16:00Z" w:initials="NB">
    <w:p w14:paraId="6BF53723" w14:textId="1A3C944F" w:rsidR="00000000" w:rsidRDefault="00000000">
      <w:pPr>
        <w:pStyle w:val="CommentText"/>
      </w:pPr>
      <w:r>
        <w:rPr>
          <w:rStyle w:val="CommentReference"/>
        </w:rPr>
        <w:annotationRef/>
      </w:r>
      <w:r w:rsidRPr="77B9BB05">
        <w:t>ol me semble c la page d'accueil pour visiteur ou tableau de bord une fois connecté; non?</w:t>
      </w:r>
    </w:p>
  </w:comment>
  <w:comment w:id="65" w:author="Martin Vézina" w:date="2026-03-29T20:25:00Z" w:initials="MV">
    <w:p w14:paraId="70DA0B77" w14:textId="77777777" w:rsidR="00095608" w:rsidRDefault="00095608" w:rsidP="00095608">
      <w:pPr>
        <w:pStyle w:val="CommentText"/>
      </w:pPr>
      <w:r>
        <w:rPr>
          <w:rStyle w:val="CommentReference"/>
        </w:rPr>
        <w:annotationRef/>
      </w:r>
      <w:r>
        <w:t>À détailler</w:t>
      </w:r>
    </w:p>
  </w:comment>
  <w:comment w:id="70" w:author="Laurent Drolet" w:date="2025-10-28T12:01:00Z" w:initials="LD">
    <w:p w14:paraId="3B1EF586" w14:textId="2FC48E97" w:rsidR="00896D88" w:rsidRDefault="00896D88" w:rsidP="00896D88">
      <w:pPr>
        <w:pStyle w:val="CommentText"/>
      </w:pPr>
      <w:r>
        <w:rPr>
          <w:rStyle w:val="CommentReference"/>
        </w:rPr>
        <w:annotationRef/>
      </w:r>
      <w:r>
        <w:t>Est-ce qu’on crée une table pour utilisateur et enseignant ?</w:t>
      </w:r>
    </w:p>
  </w:comment>
  <w:comment w:id="72" w:author="Martin Vézina" w:date="2026-04-01T14:49:00Z" w:initials="MV">
    <w:p w14:paraId="513058E6" w14:textId="77777777" w:rsidR="00655AF8" w:rsidRDefault="00655AF8" w:rsidP="00655AF8">
      <w:pPr>
        <w:pStyle w:val="CommentText"/>
      </w:pPr>
      <w:r>
        <w:rPr>
          <w:rStyle w:val="CommentReference"/>
        </w:rPr>
        <w:annotationRef/>
      </w:r>
      <w:r>
        <w:t>Ajouter la liste</w:t>
      </w:r>
    </w:p>
  </w:comment>
  <w:comment w:id="76" w:author="Martin Vézina" w:date="2026-03-29T20:31:00Z" w:initials="MV">
    <w:p w14:paraId="34D28C46" w14:textId="77777777" w:rsidR="007E27B3" w:rsidRDefault="00BD41D9" w:rsidP="007E27B3">
      <w:pPr>
        <w:pStyle w:val="CommentText"/>
      </w:pPr>
      <w:r>
        <w:rPr>
          <w:rStyle w:val="CommentReference"/>
        </w:rPr>
        <w:annotationRef/>
      </w:r>
      <w:r w:rsidR="007E27B3">
        <w:t xml:space="preserve">Devrions nous prévoir des statut pour ça ? Ex. SLA dépassé, </w:t>
      </w:r>
      <w:r w:rsidR="007E27B3">
        <w:br/>
      </w:r>
      <w:r w:rsidR="007E27B3">
        <w:br/>
        <w:t>Je ne crois pas qu’on ait à demander de cron job pour cela. La vérification pourrait être faite à chaque requête à l’API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092FB5" w15:done="0"/>
  <w15:commentEx w15:paraId="104EC81D" w15:done="1"/>
  <w15:commentEx w15:paraId="4507CA0B" w15:paraIdParent="104EC81D" w15:done="1"/>
  <w15:commentEx w15:paraId="326B4B5F" w15:paraIdParent="104EC81D" w15:done="1"/>
  <w15:commentEx w15:paraId="5FAF9001" w15:done="1"/>
  <w15:commentEx w15:paraId="3A4EA3A1" w15:done="0"/>
  <w15:commentEx w15:paraId="0CC98411" w15:done="0"/>
  <w15:commentEx w15:paraId="24811467" w15:done="0"/>
  <w15:commentEx w15:paraId="01AAAE59" w15:done="0"/>
  <w15:commentEx w15:paraId="631719F8" w15:done="0"/>
  <w15:commentEx w15:paraId="1BC162B4" w15:done="0"/>
  <w15:commentEx w15:paraId="7AF76A4C" w15:paraIdParent="1BC162B4" w15:done="0"/>
  <w15:commentEx w15:paraId="4EB24C9D" w15:done="0"/>
  <w15:commentEx w15:paraId="0853CC7D" w15:done="0"/>
  <w15:commentEx w15:paraId="3E185FA6" w15:done="0"/>
  <w15:commentEx w15:paraId="6BF53723" w15:done="0"/>
  <w15:commentEx w15:paraId="70DA0B77" w15:done="0"/>
  <w15:commentEx w15:paraId="3B1EF586" w15:done="1"/>
  <w15:commentEx w15:paraId="513058E6" w15:done="0"/>
  <w15:commentEx w15:paraId="34D28C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C54971" w16cex:dateUtc="2026-04-01T17:37:00Z"/>
  <w16cex:commentExtensible w16cex:durableId="0E2EA4C1" w16cex:dateUtc="2026-03-30T00:25:00Z">
    <w16cex:extLst>
      <w16:ext w16:uri="{CE6994B0-6A32-4C9F-8C6B-6E91EDA988CE}">
        <cr:reactions xmlns:cr="http://schemas.microsoft.com/office/comments/2020/reactions">
          <cr:reaction reactionType="1">
            <cr:reactionInfo dateUtc="2026-04-01T17:48:48Z">
              <cr:user userId="S::nbouteldja@cegepgarneau.ca::9bf5e618-7c6a-468b-9546-45b6caa085dd" userProvider="AD" userName="Nouha Bouteldja"/>
            </cr:reactionInfo>
          </cr:reaction>
        </cr:reactions>
      </w16:ext>
    </w16cex:extLst>
  </w16cex:commentExtensible>
  <w16cex:commentExtensible w16cex:durableId="47918F13" w16cex:dateUtc="2026-04-01T14:06:00Z"/>
  <w16cex:commentExtensible w16cex:durableId="22DAACAC" w16cex:dateUtc="2026-04-01T17:34:00Z"/>
  <w16cex:commentExtensible w16cex:durableId="64EC4C38" w16cex:dateUtc="2026-04-01T14:26:00Z"/>
  <w16cex:commentExtensible w16cex:durableId="28C22E58" w16cex:dateUtc="2026-04-02T01:09:00Z"/>
  <w16cex:commentExtensible w16cex:durableId="2FD6A87C" w16cex:dateUtc="2026-04-01T18:29:00Z"/>
  <w16cex:commentExtensible w16cex:durableId="16B42434" w16cex:dateUtc="2026-04-01T18:33:00Z"/>
  <w16cex:commentExtensible w16cex:durableId="6E484CE3" w16cex:dateUtc="2026-04-02T01:01:00Z"/>
  <w16cex:commentExtensible w16cex:durableId="1A65B581" w16cex:dateUtc="2026-04-01T17:32:00Z"/>
  <w16cex:commentExtensible w16cex:durableId="7B2DC221" w16cex:dateUtc="2026-03-29T23:40:00Z"/>
  <w16cex:commentExtensible w16cex:durableId="5BE5D045" w16cex:dateUtc="2026-04-01T18:16:00Z"/>
  <w16cex:commentExtensible w16cex:durableId="666BF66A" w16cex:dateUtc="2026-04-01T14:25:00Z"/>
  <w16cex:commentExtensible w16cex:durableId="5E108A61" w16cex:dateUtc="2026-04-02T01:14:00Z"/>
  <w16cex:commentExtensible w16cex:durableId="77044B8A" w16cex:dateUtc="2026-03-30T00:29:00Z"/>
  <w16cex:commentExtensible w16cex:durableId="7967F6DC" w16cex:dateUtc="2026-04-02T01:16:00Z"/>
  <w16cex:commentExtensible w16cex:durableId="2B5200A4" w16cex:dateUtc="2026-03-30T00:25:00Z"/>
  <w16cex:commentExtensible w16cex:durableId="577B1AA8" w16cex:dateUtc="2025-10-28T16:01:00Z"/>
  <w16cex:commentExtensible w16cex:durableId="6C6CDA57" w16cex:dateUtc="2026-04-01T18:49:00Z"/>
  <w16cex:commentExtensible w16cex:durableId="219DB7E2" w16cex:dateUtc="2026-03-30T0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092FB5" w16cid:durableId="51C54971"/>
  <w16cid:commentId w16cid:paraId="104EC81D" w16cid:durableId="0E2EA4C1"/>
  <w16cid:commentId w16cid:paraId="4507CA0B" w16cid:durableId="47918F13"/>
  <w16cid:commentId w16cid:paraId="326B4B5F" w16cid:durableId="22DAACAC"/>
  <w16cid:commentId w16cid:paraId="5FAF9001" w16cid:durableId="64EC4C38"/>
  <w16cid:commentId w16cid:paraId="3A4EA3A1" w16cid:durableId="28C22E58"/>
  <w16cid:commentId w16cid:paraId="0CC98411" w16cid:durableId="2FD6A87C"/>
  <w16cid:commentId w16cid:paraId="24811467" w16cid:durableId="16B42434"/>
  <w16cid:commentId w16cid:paraId="01AAAE59" w16cid:durableId="6E484CE3"/>
  <w16cid:commentId w16cid:paraId="631719F8" w16cid:durableId="1A65B581"/>
  <w16cid:commentId w16cid:paraId="1BC162B4" w16cid:durableId="7B2DC221"/>
  <w16cid:commentId w16cid:paraId="7AF76A4C" w16cid:durableId="5BE5D045"/>
  <w16cid:commentId w16cid:paraId="4EB24C9D" w16cid:durableId="666BF66A"/>
  <w16cid:commentId w16cid:paraId="0853CC7D" w16cid:durableId="5E108A61"/>
  <w16cid:commentId w16cid:paraId="3E185FA6" w16cid:durableId="77044B8A"/>
  <w16cid:commentId w16cid:paraId="6BF53723" w16cid:durableId="7967F6DC"/>
  <w16cid:commentId w16cid:paraId="70DA0B77" w16cid:durableId="2B5200A4"/>
  <w16cid:commentId w16cid:paraId="3B1EF586" w16cid:durableId="577B1AA8"/>
  <w16cid:commentId w16cid:paraId="513058E6" w16cid:durableId="6C6CDA57"/>
  <w16cid:commentId w16cid:paraId="34D28C46" w16cid:durableId="219DB7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0C30" w14:textId="77777777" w:rsidR="00F3484A" w:rsidRDefault="00F3484A" w:rsidP="0095166F">
      <w:pPr>
        <w:spacing w:after="0" w:line="240" w:lineRule="auto"/>
      </w:pPr>
      <w:r>
        <w:separator/>
      </w:r>
    </w:p>
  </w:endnote>
  <w:endnote w:type="continuationSeparator" w:id="0">
    <w:p w14:paraId="31886F78" w14:textId="77777777" w:rsidR="00F3484A" w:rsidRDefault="00F3484A" w:rsidP="0095166F">
      <w:pPr>
        <w:spacing w:after="0" w:line="240" w:lineRule="auto"/>
      </w:pPr>
      <w:r>
        <w:continuationSeparator/>
      </w:r>
    </w:p>
  </w:endnote>
  <w:endnote w:type="continuationNotice" w:id="1">
    <w:p w14:paraId="74D66077" w14:textId="77777777" w:rsidR="00F3484A" w:rsidRDefault="00F348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900401"/>
      <w:docPartObj>
        <w:docPartGallery w:val="Page Numbers (Bottom of Page)"/>
        <w:docPartUnique/>
      </w:docPartObj>
    </w:sdtPr>
    <w:sdtContent>
      <w:p w14:paraId="73507F4C" w14:textId="7778293E" w:rsidR="006576A2" w:rsidRDefault="006576A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5667" w:rsidRPr="00355667">
          <w:rPr>
            <w:noProof/>
            <w:lang w:val="fr-FR"/>
          </w:rPr>
          <w:t>8</w:t>
        </w:r>
        <w:r>
          <w:fldChar w:fldCharType="end"/>
        </w:r>
      </w:p>
    </w:sdtContent>
  </w:sdt>
  <w:p w14:paraId="17AD93B2" w14:textId="77777777" w:rsidR="006576A2" w:rsidRDefault="006576A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E1748" w14:textId="77777777" w:rsidR="00F3484A" w:rsidRDefault="00F3484A" w:rsidP="0095166F">
      <w:pPr>
        <w:spacing w:after="0" w:line="240" w:lineRule="auto"/>
      </w:pPr>
      <w:r>
        <w:separator/>
      </w:r>
    </w:p>
  </w:footnote>
  <w:footnote w:type="continuationSeparator" w:id="0">
    <w:p w14:paraId="4F34C45E" w14:textId="77777777" w:rsidR="00F3484A" w:rsidRDefault="00F3484A" w:rsidP="0095166F">
      <w:pPr>
        <w:spacing w:after="0" w:line="240" w:lineRule="auto"/>
      </w:pPr>
      <w:r>
        <w:continuationSeparator/>
      </w:r>
    </w:p>
  </w:footnote>
  <w:footnote w:type="continuationNotice" w:id="1">
    <w:p w14:paraId="53F679D3" w14:textId="77777777" w:rsidR="00F3484A" w:rsidRDefault="00F348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F657" w14:textId="08BF1554" w:rsidR="7128AE8C" w:rsidRDefault="7128AE8C" w:rsidP="7128AE8C">
    <w:pPr>
      <w:pStyle w:val="En-tte"/>
      <w:rPr>
        <w:sz w:val="18"/>
        <w:szCs w:val="18"/>
      </w:rPr>
    </w:pPr>
    <w:r w:rsidRPr="7128AE8C">
      <w:rPr>
        <w:sz w:val="18"/>
        <w:szCs w:val="18"/>
      </w:rPr>
      <w:t xml:space="preserve">420-12Y-FX – Activité synthèse de programme – </w:t>
    </w:r>
    <w:r w:rsidR="00694603">
      <w:rPr>
        <w:sz w:val="18"/>
        <w:szCs w:val="18"/>
      </w:rPr>
      <w:t>A</w:t>
    </w:r>
    <w:r w:rsidR="009D725D">
      <w:rPr>
        <w:sz w:val="18"/>
        <w:szCs w:val="18"/>
      </w:rPr>
      <w:t>25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YXhgH89uYg0kf" int2:id="0CJdd9O2">
      <int2:state int2:value="Rejected" int2:type="AugLoop_Text_Critique"/>
    </int2:textHash>
    <int2:textHash int2:hashCode="YM8yN4WOis94Fo" int2:id="0dnsPDM2">
      <int2:state int2:value="Rejected" int2:type="AugLoop_Text_Critique"/>
    </int2:textHash>
    <int2:textHash int2:hashCode="fdk0SF9iGNSSJU" int2:id="2w3KKVKH">
      <int2:state int2:value="Rejected" int2:type="AugLoop_Text_Critique"/>
    </int2:textHash>
    <int2:textHash int2:hashCode="qv0yUKhUUFIS8D" int2:id="7hhUDNAJ">
      <int2:state int2:value="Rejected" int2:type="AugLoop_Text_Critique"/>
    </int2:textHash>
    <int2:textHash int2:hashCode="af2eZAUlCCjdF2" int2:id="DiAt4ltM">
      <int2:state int2:value="Rejected" int2:type="AugLoop_Text_Critique"/>
    </int2:textHash>
    <int2:textHash int2:hashCode="WYnpT66nfReBNt" int2:id="QFf10Et6">
      <int2:state int2:value="Rejected" int2:type="AugLoop_Text_Critique"/>
    </int2:textHash>
    <int2:textHash int2:hashCode="vQRsARiYsYB2MR" int2:id="RncdWYkc">
      <int2:state int2:value="Rejected" int2:type="AugLoop_Text_Critique"/>
    </int2:textHash>
    <int2:textHash int2:hashCode="kHLFXTbT5w11Ki" int2:id="e0VtkAwK">
      <int2:state int2:value="Rejected" int2:type="LegacyProofing"/>
    </int2:textHash>
    <int2:textHash int2:hashCode="AUhTiT82igqVhR" int2:id="eCYex2Gs">
      <int2:state int2:value="Rejected" int2:type="AugLoop_Text_Critique"/>
    </int2:textHash>
    <int2:textHash int2:hashCode="8b0JwS9TxK3HE1" int2:id="hmducUzu">
      <int2:state int2:value="Rejected" int2:type="AugLoop_Text_Critique"/>
    </int2:textHash>
    <int2:textHash int2:hashCode="Uks7tKe7/I5S6G" int2:id="lGlQtoJa">
      <int2:state int2:value="Rejected" int2:type="AugLoop_Text_Critique"/>
    </int2:textHash>
    <int2:textHash int2:hashCode="snJ6+YCzMMtW7E" int2:id="mcK2ldJD">
      <int2:state int2:value="Rejected" int2:type="AugLoop_Text_Critique"/>
    </int2:textHash>
    <int2:textHash int2:hashCode="PyErBooPEq7cdc" int2:id="qNNjudfn">
      <int2:state int2:value="Rejected" int2:type="AugLoop_Text_Critique"/>
    </int2:textHash>
    <int2:textHash int2:hashCode="gEh9pTrG28IcEJ" int2:id="sowQQ8Wm">
      <int2:state int2:value="Rejected" int2:type="AugLoop_Text_Critique"/>
    </int2:textHash>
    <int2:textHash int2:hashCode="5SR41sdrFJ0XmM" int2:id="zdENYEu8">
      <int2:state int2:value="Rejected" int2:type="AugLoop_Text_Critique"/>
    </int2:textHash>
    <int2:entireDocument int2:id="6firHTx9">
      <int2:extLst>
        <oel:ext uri="E302BA01-7950-474C-9AD3-286E660C40A8">
          <int2:similaritySummary int2:version="1" int2:runId="1668811510751" int2:tilesCheckedInThisRun="270" int2:totalNumOfTiles="270" int2:similarityAnnotationCount="0" int2:numWords="1946" int2:numFlaggedWords="0"/>
        </oel:ext>
      </int2:extLst>
    </int2:entireDocument>
  </int2:observations>
  <int2:intelligenceSettings/>
  <int2:onDemandWorkflows>
    <int2:onDemandWorkflow int2:type="SimilarityCheck" int2:paragraphVersions="40A248A1-08515C10 730A3294-77777777 488B95A7-538E5A45 6B1A6D4F-77777777 67A73114-6E2BFA4A 1412B9E4-1EA2619F 2D720957-096F4FC4 0ADD1A36-45ABC900 5F4347A8-78C06436 3320E128-2D7C34EE 0F6A8F4E-0E98007C 060859AA-1E970873 09647653-7547A647 6E1BFE07-27DCBE49 42ED555E-048EC82D 25F0D6AF-76AD068C 2368C1C1-36E2E8DD 04DDDC36-366372E5 4E55C7F4-59C5F184 4BE4A84B-728722A9 1E19181F-75A9681E 43BF0CB1-545EB9D1 1356BB52-7D67D077 015CE42D-687E49B7 63AA4C57-34021F2C 59E4B4D0-62D3621C 5A08C9A1-38565EF5 59F92B2C-173F9614 672A6659-77777777 0A37501D-77777777 3F0A8680-77777777 4576494F-77777777 792F5EBF-17EE8BED 63081430-77777777 6D50BF37-1E71525B 50225401-77777777 768AEDB6-77777777 0D7DA52F-77777777 775B2203-77777777 518B3F39-77777777 3550B734-77777777 3B152DE3-77777777 4EE6A079-19EA708B 0E53C1E7-000E0A66 22539C5C-4FB17B65 1A5E7E07-6FA1FFDD 2FD26760-77777777 61E62BD2-4212D4F1 4D2CA414-26429623 2EAED07A-64705475 531AE17B-77777777 6B510CEC-1CB72066 006E9D03-080EAFE5 54F6F579-5316C3DE 2C5416E7-31D819B6 00C088F5-6650B599 6482C4A6-487DEB46 29EF319B-40EBFBC0 1052143D-77777777 110A0511-55DF44DE 25EC29FE-3F8C4FDF 6F8D873C-41F617AD 799B499C-7D8A5C17 7AB1370C-6E9CA129 3C06D5F6-285BF7F7 45B70EC7-765C4DF3 1D9796B3-02269B33 2CB119EB-01840BB8 6A84AE57-6405AC73 596DB35F-2F52F8B9 61AA21C5-38A4ECF9 530FFDD5-11168188 6ECDD54D-1030B44F 5FD2D880-1FD5B7A0 0562CB0E-77777777 70A145A1-77777777 1E8F3338-222FB5EF 3A9EBE86-77777777 1A86BF3D-7C7138CF 3AB32B13-77777777 79616198-77777777 2CCF9459-77777777 1B787305-77777777 7C6F6624-77777777 1D007C18-77777777 0768BA82-614F7D1D 3B94CA1F-77777777 52B996D2-77777777 3169C05A-77777777 4D52ECB1-35056F08 71B3D02D-1DE3A7BF 3A918E8D-3C5E8A01 68E1B3CB-3A85F1F2 54933F09-77777777 65CEEA8C-19D69CF8 51F433E2-18B95AA1 3A447F8E-77777777 5CB07607-77777777 3656DFAA-77777777 0E933FAE-77777777 3B064B34-1E53FA5D 7F3B9598-77777777 2F35B1F6-77777777 67EAA5DD-1E9D4F8B 35756C56-77777777 3FEC5085-77777777 2D157416-77777777 7FECA9B5-77777777 624CDC99-77777777 299F48F0-77777777 49B1FFA3-308AD0A4 3249CD14-1401422B 03319A90-77777777 58A5AA5E-77777777 73E881AB-77777777 563F5F58-77777777 4B044D6B-77777777 01715F81-77777777 37330741-79B66440 59A2C433-531D8056 5EDCF12F-4A9BFEF4 69A81B22-37822715 64800FED-6811C521 7BDAEAA6-63AFC350 7CF8DA64-008CFBBB 20D752DD-327D9FA0 18618848-36F387A3 7485616D-07373C86 76342F48-72CA0C94 465062DB-63C7469D 732FB72F-07F126CE 404B2D3E-6077AC9E 3500A231-387DD501 1B653D3A-3BE38354 463E91FC-623B6164 5C8A621C-658FCA6D 79517EEB-67849D34 33D426A0-075FDD98 4AA92B72-5910C136 7BB02188-09985C16 27C14B5F-5F9D36F1 7E7B0610-0F5427B8 4997D02E-67B01433 53E4565B-7FD6AE5E 29C4901F-17D83B02 19A13841-1A75D3FC 41190E9B-52C872E0 3B82CF51-2A8464E2 1786079C-7ABA0970 60D783EA-5EB7D76D 393437B8-37922745 1745C857-1AA5F9F7 7E5A5C30-1D9498C7 0CE5B78C-7A90A398 4ADF2C4A-341EFDEE 7A2B5CF2-4A2EC496 06C01BA5-24006669 11F10B85-2B058738 1062CF43-5BFF266C 632D56C8-048F7DA6 570FBCC3-5D86C402 3B81770A-46F8C51F 28F3A3E6-22E20053 67DDFF83-1D225548 2004D635-79212C3A 570D4A3B-7DBEBC6A 38E63C82-427EB0C5 54B34C2A-4851C5F2 15A96675-3E65808B 57601A67-7554722F 7D5D4CB7-6AF2AEA4 31794BCA-2C0F97D1 46056B2D-054100F8 564F2CE8-2224D9CB 6782144A-76785D76 614D7E0E-4CAAE675 6DC026C0-2713A4EB 5B228148-0072EC79 508BEF5B-1C35933A 34CE0A41-77777777 357F1FA0-77777777 7F39D0D9-03C06BC2 1F3CE0C5-584127D1 33128A0E-6105579B 541763AE-737B6445 74125B31-4AFBAC89 5D957E08-23ADC077 2ACBDE87-6DD499CA 47523DAF-282941DA 1875E8A4-4190AD75 3902FB1D-4EBFBE80 563040F1-60B3A6F9 38DA671D-05C46600 53CF3FAC-3C053A2A 0FD54717-112290A3 7D98D173-1B3B2A33 61A1863B-654F406A 3412685A-77BC9014 76797D5E-453ADA16 2BD3B618-43DA9BAC 09CD7E14-12301B82 08D1DFB9-0DC386AA 20E75B8E-57012964 11D0EF0D-629DB373 5F8DAC03-48866CCC 446BA641-29D80D56 04517E2A-62D719CC 71C36E8B-2961E54D 4C47670E-548F0829 4A92971C-7D57B387 2A22B130-39EAAB17 4DFBA4CC-3CD91CEB 13C298BB-7359485B 68EA0EFC-722DA391 3D358B67-432CCAAB 760C370F-77777777 5CA54B7D-71059720 78DE0D63-77777777 0EECDA19-77777777 5780AD91-22F153D0 59802FDA-5AB239D0 43B3ED27-304F55C5 3DF5A156-7E8395AA 6C604008-77015F05 6ABD531D-0576D497 5F37A186-463005B3 029D6E95-5CD6E97D 079F2552-6D7AB2DE 2F8AF9B4-20C110AF 08DC8565-459FC302 03C0478B-52C9E6A3 32661D60-643176A7 2ED784D6-2133173F 4E86B36C-12269BFE 118BEF83-33DD7CE7 42265580-738F718E 71AF67E3-7BADD8BB 177E65DA-55E0AADC 58DC292A-126CCF4E 0EF2DE4D-4E1B52C8 521F6AA0-0F09DF8A 0A329C25-3BC3B4B0 5B6678A3-79002979 5CDE7B56-09E372D5 3CFA9DA3-0F57CB5C 789D42A3-6B376012 66095B76-3B50AE58 37AA0817-0E769B86 44976BAC-2780A81D 1AA2725E-1938FCC1 3E321FE4-0E7223E4 39A0E339-7C472193 16CD7BDE-0F09DF8A 2C573342-3BC3B4B0 16917581-79002979 593BD60F-09E372D5 131671E3-0F57CB5C 22F61FC4-6B376012 61ED5421-74DBAE43 237112A9-7DC4CFD1 49DF8F71-1911A275 375F1647-67FDC2C5 2DD67DAF-7EC49B47 068568AA-61CD2A5C 32665927-4C33EB39 2E3BE90F-009075C9 66C82D29-1712FF7E 2C00CA63-56138ABA 0AC4B68D-39D3284A 38360B71-1BD307A5 4F848071-78233B0E 626A09A1-7FDE4F42 03A36CEA-2E33CBDA 2E5FF96E-45956A74 14AB0131-6873BF48 384F757A-602BC88D 23F44ADA-4AA13C09 3D9B0B44-23A348C9 73C980D9-462B7BC5 6538A9B4-77777777 239FD0D0-77777777 0066DBD9-5D503556 5D50E2DD-128E7820 2AB577DC-23D5977C 0778731F-09E1B7C6 6073CC38-77777777 7101D395-77777777 732585BC-77777777 4F8F56C0-77777777 05435901-77777777 430FACF8-77777777 51D67A64-77777777 60F3FEB8-3F7233A5 75330EF0-77777777 0F17E62F-77777777 5D9652AF-77777777 4F56FDD0-77777777 611A4F47-04FA80AE 61B45DD5-77777777 3398A825-77777777 6782DF8D-48AA5FA8 422A9513-77777777 3E7598E6-77777777 626BC1A5-77777777 7A057298-77777777 660F8717-77777777 40C44CD8-77777777 604D8994-77777777 1B8F56A5-77777777 649CC1FA-77777777 144A5D23-54469C53 14719806-47B68468 3B7B4B86-77777777 36CBB004-77777777 7E487038-77777777 73507F4C-7778293E 17AD93B2-77777777 22F2FC8D-77777777 4F15BEC7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3A5"/>
    <w:multiLevelType w:val="hybridMultilevel"/>
    <w:tmpl w:val="B6B8515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4747C"/>
    <w:multiLevelType w:val="hybridMultilevel"/>
    <w:tmpl w:val="30885E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D04CA"/>
    <w:multiLevelType w:val="hybridMultilevel"/>
    <w:tmpl w:val="B7D878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17600"/>
    <w:multiLevelType w:val="hybridMultilevel"/>
    <w:tmpl w:val="5A9680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13FF5"/>
    <w:multiLevelType w:val="hybridMultilevel"/>
    <w:tmpl w:val="843A4F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E35E2">
      <w:start w:val="7"/>
      <w:numFmt w:val="bullet"/>
      <w:lvlText w:val="•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77DED"/>
    <w:multiLevelType w:val="hybridMultilevel"/>
    <w:tmpl w:val="FE34BC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E7354">
      <w:numFmt w:val="bullet"/>
      <w:lvlText w:val="•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7B969"/>
    <w:multiLevelType w:val="hybridMultilevel"/>
    <w:tmpl w:val="59081590"/>
    <w:lvl w:ilvl="0" w:tplc="80363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C7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109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EC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E2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49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800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06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87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13C87"/>
    <w:multiLevelType w:val="multilevel"/>
    <w:tmpl w:val="923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604B5"/>
    <w:multiLevelType w:val="hybridMultilevel"/>
    <w:tmpl w:val="F8382672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A0C224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026087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780701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D349DB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0BED86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1D2459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D36627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8ACE898"/>
    <w:multiLevelType w:val="hybridMultilevel"/>
    <w:tmpl w:val="8F448626"/>
    <w:lvl w:ilvl="0" w:tplc="FE58175A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9ECBB04">
      <w:start w:val="1"/>
      <w:numFmt w:val="bullet"/>
      <w:lvlText w:val="▫"/>
      <w:lvlJc w:val="left"/>
      <w:pPr>
        <w:ind w:left="2496" w:hanging="360"/>
      </w:pPr>
      <w:rPr>
        <w:rFonts w:ascii="Courier New" w:hAnsi="Courier New" w:hint="default"/>
      </w:rPr>
    </w:lvl>
    <w:lvl w:ilvl="2" w:tplc="2196EF1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9BE4065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DCEAA56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1BBA1EC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D26C36F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08A37C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AF4420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1EBD7111"/>
    <w:multiLevelType w:val="hybridMultilevel"/>
    <w:tmpl w:val="C99858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F2A05"/>
    <w:multiLevelType w:val="hybridMultilevel"/>
    <w:tmpl w:val="1EAAB9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26FDF"/>
    <w:multiLevelType w:val="multilevel"/>
    <w:tmpl w:val="C67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10D56"/>
    <w:multiLevelType w:val="hybridMultilevel"/>
    <w:tmpl w:val="7938BF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0096D"/>
    <w:multiLevelType w:val="hybridMultilevel"/>
    <w:tmpl w:val="F66E76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5FB2B"/>
    <w:multiLevelType w:val="hybridMultilevel"/>
    <w:tmpl w:val="647C636C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1C2E7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63ACFD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68CA48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23A692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5F6917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270C7E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5EE46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91A7A4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7624376"/>
    <w:multiLevelType w:val="hybridMultilevel"/>
    <w:tmpl w:val="D018D8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B66F2F"/>
    <w:multiLevelType w:val="multilevel"/>
    <w:tmpl w:val="C71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59611C"/>
    <w:multiLevelType w:val="multilevel"/>
    <w:tmpl w:val="8AF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04F58"/>
    <w:multiLevelType w:val="hybridMultilevel"/>
    <w:tmpl w:val="482AF9EA"/>
    <w:lvl w:ilvl="0" w:tplc="2C66B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20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10A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87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C83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A8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A0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8D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C0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68CCC"/>
    <w:multiLevelType w:val="hybridMultilevel"/>
    <w:tmpl w:val="BC12A536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§"/>
      <w:lvlJc w:val="left"/>
      <w:pPr>
        <w:ind w:left="1788" w:hanging="360"/>
      </w:pPr>
      <w:rPr>
        <w:rFonts w:ascii="Wingdings" w:hAnsi="Wingdings" w:hint="default"/>
      </w:rPr>
    </w:lvl>
    <w:lvl w:ilvl="2" w:tplc="CBE22FC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1DE512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DC2030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3DC464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ACEF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B70CD4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088DDE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0AA2188"/>
    <w:multiLevelType w:val="multilevel"/>
    <w:tmpl w:val="C71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279813"/>
    <w:multiLevelType w:val="hybridMultilevel"/>
    <w:tmpl w:val="83F4A6E4"/>
    <w:lvl w:ilvl="0" w:tplc="959AE1AA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D896A75E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3B44F13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8C8E8FB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B3CAC02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FE38717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8CA89C8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AFE40D2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90661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63C8FCA9"/>
    <w:multiLevelType w:val="hybridMultilevel"/>
    <w:tmpl w:val="B95C82A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A304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908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CA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A3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6F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F27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525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AA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87663"/>
    <w:multiLevelType w:val="multilevel"/>
    <w:tmpl w:val="C71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ED45B2"/>
    <w:multiLevelType w:val="hybridMultilevel"/>
    <w:tmpl w:val="F4143D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EAC70"/>
    <w:multiLevelType w:val="hybridMultilevel"/>
    <w:tmpl w:val="EE4EC4B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3764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86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742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9CA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0A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87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EA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42B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5D8B6"/>
    <w:multiLevelType w:val="hybridMultilevel"/>
    <w:tmpl w:val="3162E5C8"/>
    <w:lvl w:ilvl="0" w:tplc="95ECF402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8440F06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3F04118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96688E8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A58421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D356453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966571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504FA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C9CFD66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7937753C"/>
    <w:multiLevelType w:val="multilevel"/>
    <w:tmpl w:val="B73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A9DD0"/>
    <w:multiLevelType w:val="hybridMultilevel"/>
    <w:tmpl w:val="6E5650E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9D8A0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9AC16E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2D4E9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C40F23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CA63C2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6A10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5545E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6E496F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ECD7604"/>
    <w:multiLevelType w:val="hybridMultilevel"/>
    <w:tmpl w:val="20D87F8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B50C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0C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4E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6B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89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8B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ED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0B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664543">
    <w:abstractNumId w:val="8"/>
  </w:num>
  <w:num w:numId="2" w16cid:durableId="735854502">
    <w:abstractNumId w:val="23"/>
  </w:num>
  <w:num w:numId="3" w16cid:durableId="1548175857">
    <w:abstractNumId w:val="9"/>
  </w:num>
  <w:num w:numId="4" w16cid:durableId="2080712082">
    <w:abstractNumId w:val="29"/>
  </w:num>
  <w:num w:numId="5" w16cid:durableId="1413503951">
    <w:abstractNumId w:val="27"/>
  </w:num>
  <w:num w:numId="6" w16cid:durableId="2032535099">
    <w:abstractNumId w:val="20"/>
  </w:num>
  <w:num w:numId="7" w16cid:durableId="562982905">
    <w:abstractNumId w:val="26"/>
  </w:num>
  <w:num w:numId="8" w16cid:durableId="1204639719">
    <w:abstractNumId w:val="22"/>
  </w:num>
  <w:num w:numId="9" w16cid:durableId="1542283445">
    <w:abstractNumId w:val="15"/>
  </w:num>
  <w:num w:numId="10" w16cid:durableId="481894617">
    <w:abstractNumId w:val="30"/>
  </w:num>
  <w:num w:numId="11" w16cid:durableId="749036071">
    <w:abstractNumId w:val="19"/>
  </w:num>
  <w:num w:numId="12" w16cid:durableId="508983433">
    <w:abstractNumId w:val="6"/>
  </w:num>
  <w:num w:numId="13" w16cid:durableId="594021787">
    <w:abstractNumId w:val="2"/>
  </w:num>
  <w:num w:numId="14" w16cid:durableId="1636444033">
    <w:abstractNumId w:val="13"/>
  </w:num>
  <w:num w:numId="15" w16cid:durableId="968701770">
    <w:abstractNumId w:val="3"/>
  </w:num>
  <w:num w:numId="16" w16cid:durableId="1326279403">
    <w:abstractNumId w:val="17"/>
  </w:num>
  <w:num w:numId="17" w16cid:durableId="1105923243">
    <w:abstractNumId w:val="21"/>
  </w:num>
  <w:num w:numId="18" w16cid:durableId="1260479872">
    <w:abstractNumId w:val="24"/>
  </w:num>
  <w:num w:numId="19" w16cid:durableId="415176965">
    <w:abstractNumId w:val="4"/>
  </w:num>
  <w:num w:numId="20" w16cid:durableId="1436095042">
    <w:abstractNumId w:val="5"/>
  </w:num>
  <w:num w:numId="21" w16cid:durableId="138422485">
    <w:abstractNumId w:val="12"/>
  </w:num>
  <w:num w:numId="22" w16cid:durableId="1868062262">
    <w:abstractNumId w:val="1"/>
  </w:num>
  <w:num w:numId="23" w16cid:durableId="351541804">
    <w:abstractNumId w:val="28"/>
  </w:num>
  <w:num w:numId="24" w16cid:durableId="734159115">
    <w:abstractNumId w:val="14"/>
  </w:num>
  <w:num w:numId="25" w16cid:durableId="2134322327">
    <w:abstractNumId w:val="16"/>
  </w:num>
  <w:num w:numId="26" w16cid:durableId="1846049146">
    <w:abstractNumId w:val="0"/>
  </w:num>
  <w:num w:numId="27" w16cid:durableId="932318609">
    <w:abstractNumId w:val="10"/>
  </w:num>
  <w:num w:numId="28" w16cid:durableId="866991335">
    <w:abstractNumId w:val="11"/>
  </w:num>
  <w:num w:numId="29" w16cid:durableId="1738015261">
    <w:abstractNumId w:val="18"/>
  </w:num>
  <w:num w:numId="30" w16cid:durableId="1723870128">
    <w:abstractNumId w:val="7"/>
  </w:num>
  <w:num w:numId="31" w16cid:durableId="1870222417">
    <w:abstractNumId w:val="25"/>
  </w:num>
  <w:numIdMacAtCleanup w:val="3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uha Bouteldja">
    <w15:presenceInfo w15:providerId="AD" w15:userId="S::nbouteldja@cegepgarneau.ca::9bf5e618-7c6a-468b-9546-45b6caa085dd"/>
  </w15:person>
  <w15:person w15:author="Gilles Duquerroy">
    <w15:presenceInfo w15:providerId="AD" w15:userId="S::gduquerroy@cegepgarneau.ca::c05d3d82-9c35-46fc-981f-02875c40f615"/>
  </w15:person>
  <w15:person w15:author="Martin Vézina">
    <w15:presenceInfo w15:providerId="AD" w15:userId="S::MVezina@cegepgarneau.ca::e685aa3c-5640-4a3b-bfcb-079f533da981"/>
  </w15:person>
  <w15:person w15:author="Laurent Drolet">
    <w15:presenceInfo w15:providerId="AD" w15:userId="S::LDrolet@cegepgarneau.ca::3294f511-e1fd-42ef-abba-ce1d6bf0b6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66F"/>
    <w:rsid w:val="00000276"/>
    <w:rsid w:val="00000650"/>
    <w:rsid w:val="00000E14"/>
    <w:rsid w:val="00000E75"/>
    <w:rsid w:val="00001224"/>
    <w:rsid w:val="000014AA"/>
    <w:rsid w:val="00002010"/>
    <w:rsid w:val="00002175"/>
    <w:rsid w:val="0000272F"/>
    <w:rsid w:val="00002A66"/>
    <w:rsid w:val="00002D8E"/>
    <w:rsid w:val="00003B87"/>
    <w:rsid w:val="00003F8D"/>
    <w:rsid w:val="000042DB"/>
    <w:rsid w:val="00004613"/>
    <w:rsid w:val="00004773"/>
    <w:rsid w:val="00004A5F"/>
    <w:rsid w:val="00004B79"/>
    <w:rsid w:val="00004E8B"/>
    <w:rsid w:val="0000548E"/>
    <w:rsid w:val="00005D21"/>
    <w:rsid w:val="00006AD0"/>
    <w:rsid w:val="00006B3A"/>
    <w:rsid w:val="00006BEC"/>
    <w:rsid w:val="00006C6F"/>
    <w:rsid w:val="00006F24"/>
    <w:rsid w:val="00010650"/>
    <w:rsid w:val="00010F2F"/>
    <w:rsid w:val="00010F43"/>
    <w:rsid w:val="00011A45"/>
    <w:rsid w:val="00012110"/>
    <w:rsid w:val="00012185"/>
    <w:rsid w:val="000128F4"/>
    <w:rsid w:val="00013834"/>
    <w:rsid w:val="000138AC"/>
    <w:rsid w:val="00013DCD"/>
    <w:rsid w:val="00014505"/>
    <w:rsid w:val="00015164"/>
    <w:rsid w:val="00015270"/>
    <w:rsid w:val="0001546A"/>
    <w:rsid w:val="00015DBD"/>
    <w:rsid w:val="000163B7"/>
    <w:rsid w:val="00016797"/>
    <w:rsid w:val="00017239"/>
    <w:rsid w:val="00017506"/>
    <w:rsid w:val="0001770F"/>
    <w:rsid w:val="000177C2"/>
    <w:rsid w:val="00017DDB"/>
    <w:rsid w:val="00017E81"/>
    <w:rsid w:val="00017F93"/>
    <w:rsid w:val="00020481"/>
    <w:rsid w:val="00020A3C"/>
    <w:rsid w:val="00020B4C"/>
    <w:rsid w:val="00021136"/>
    <w:rsid w:val="000213D8"/>
    <w:rsid w:val="000220F0"/>
    <w:rsid w:val="00022100"/>
    <w:rsid w:val="0002222D"/>
    <w:rsid w:val="00022277"/>
    <w:rsid w:val="00022DD5"/>
    <w:rsid w:val="000230CA"/>
    <w:rsid w:val="0002357B"/>
    <w:rsid w:val="0002378C"/>
    <w:rsid w:val="00023E71"/>
    <w:rsid w:val="00023FB0"/>
    <w:rsid w:val="000247CC"/>
    <w:rsid w:val="00025055"/>
    <w:rsid w:val="0002579E"/>
    <w:rsid w:val="000257AD"/>
    <w:rsid w:val="00025C9C"/>
    <w:rsid w:val="00025E6C"/>
    <w:rsid w:val="00025F57"/>
    <w:rsid w:val="00027EE0"/>
    <w:rsid w:val="00027FFD"/>
    <w:rsid w:val="0003044C"/>
    <w:rsid w:val="00030719"/>
    <w:rsid w:val="0003071D"/>
    <w:rsid w:val="00032819"/>
    <w:rsid w:val="00032995"/>
    <w:rsid w:val="00032BC1"/>
    <w:rsid w:val="00032C5D"/>
    <w:rsid w:val="00033C90"/>
    <w:rsid w:val="00034035"/>
    <w:rsid w:val="0003510A"/>
    <w:rsid w:val="00035416"/>
    <w:rsid w:val="00035BC1"/>
    <w:rsid w:val="00036147"/>
    <w:rsid w:val="00036484"/>
    <w:rsid w:val="000367BF"/>
    <w:rsid w:val="000367FB"/>
    <w:rsid w:val="00036D67"/>
    <w:rsid w:val="00036DDD"/>
    <w:rsid w:val="000373FF"/>
    <w:rsid w:val="00037969"/>
    <w:rsid w:val="00037A02"/>
    <w:rsid w:val="0004061B"/>
    <w:rsid w:val="00041236"/>
    <w:rsid w:val="00041243"/>
    <w:rsid w:val="000413F8"/>
    <w:rsid w:val="0004152D"/>
    <w:rsid w:val="00041827"/>
    <w:rsid w:val="00041B04"/>
    <w:rsid w:val="000425C6"/>
    <w:rsid w:val="00042DC5"/>
    <w:rsid w:val="0004343A"/>
    <w:rsid w:val="00043B35"/>
    <w:rsid w:val="00044486"/>
    <w:rsid w:val="0004483F"/>
    <w:rsid w:val="0004562C"/>
    <w:rsid w:val="00045BBA"/>
    <w:rsid w:val="00045D90"/>
    <w:rsid w:val="0004632C"/>
    <w:rsid w:val="00046972"/>
    <w:rsid w:val="0004705B"/>
    <w:rsid w:val="0004783F"/>
    <w:rsid w:val="00047A60"/>
    <w:rsid w:val="000500D3"/>
    <w:rsid w:val="000500EB"/>
    <w:rsid w:val="000501ED"/>
    <w:rsid w:val="00050792"/>
    <w:rsid w:val="00050FAA"/>
    <w:rsid w:val="00051203"/>
    <w:rsid w:val="00052296"/>
    <w:rsid w:val="00052446"/>
    <w:rsid w:val="00052543"/>
    <w:rsid w:val="00052E6F"/>
    <w:rsid w:val="00053AA6"/>
    <w:rsid w:val="00053C4F"/>
    <w:rsid w:val="00054032"/>
    <w:rsid w:val="00054203"/>
    <w:rsid w:val="00054592"/>
    <w:rsid w:val="000547E3"/>
    <w:rsid w:val="000551CF"/>
    <w:rsid w:val="00055265"/>
    <w:rsid w:val="0005582D"/>
    <w:rsid w:val="00056456"/>
    <w:rsid w:val="0005653B"/>
    <w:rsid w:val="000568F8"/>
    <w:rsid w:val="0005708F"/>
    <w:rsid w:val="000570B2"/>
    <w:rsid w:val="00057850"/>
    <w:rsid w:val="0006018D"/>
    <w:rsid w:val="000610AF"/>
    <w:rsid w:val="000613A7"/>
    <w:rsid w:val="00061589"/>
    <w:rsid w:val="00061E36"/>
    <w:rsid w:val="000625B2"/>
    <w:rsid w:val="00062970"/>
    <w:rsid w:val="00062A11"/>
    <w:rsid w:val="00062B50"/>
    <w:rsid w:val="00063044"/>
    <w:rsid w:val="000638EC"/>
    <w:rsid w:val="00063FD7"/>
    <w:rsid w:val="0006448F"/>
    <w:rsid w:val="00064AA3"/>
    <w:rsid w:val="00064EF4"/>
    <w:rsid w:val="0006523C"/>
    <w:rsid w:val="00065509"/>
    <w:rsid w:val="00065D5D"/>
    <w:rsid w:val="00065EAD"/>
    <w:rsid w:val="0006661E"/>
    <w:rsid w:val="0006728C"/>
    <w:rsid w:val="0006744C"/>
    <w:rsid w:val="000679A7"/>
    <w:rsid w:val="000700F5"/>
    <w:rsid w:val="0007052F"/>
    <w:rsid w:val="00070F90"/>
    <w:rsid w:val="000713B1"/>
    <w:rsid w:val="0007178A"/>
    <w:rsid w:val="00071C18"/>
    <w:rsid w:val="00071D47"/>
    <w:rsid w:val="00071F81"/>
    <w:rsid w:val="00072669"/>
    <w:rsid w:val="00072822"/>
    <w:rsid w:val="00072FE0"/>
    <w:rsid w:val="00073565"/>
    <w:rsid w:val="000737D8"/>
    <w:rsid w:val="00073E9E"/>
    <w:rsid w:val="00074352"/>
    <w:rsid w:val="00074596"/>
    <w:rsid w:val="00074F3A"/>
    <w:rsid w:val="000751E4"/>
    <w:rsid w:val="00076097"/>
    <w:rsid w:val="00077153"/>
    <w:rsid w:val="00077164"/>
    <w:rsid w:val="000772EF"/>
    <w:rsid w:val="0007759C"/>
    <w:rsid w:val="00077D25"/>
    <w:rsid w:val="00080004"/>
    <w:rsid w:val="000800C0"/>
    <w:rsid w:val="00080549"/>
    <w:rsid w:val="000808D3"/>
    <w:rsid w:val="00080CC0"/>
    <w:rsid w:val="00080F25"/>
    <w:rsid w:val="00081AA0"/>
    <w:rsid w:val="00081D48"/>
    <w:rsid w:val="0008210C"/>
    <w:rsid w:val="00082375"/>
    <w:rsid w:val="00082681"/>
    <w:rsid w:val="00083022"/>
    <w:rsid w:val="00083742"/>
    <w:rsid w:val="00084478"/>
    <w:rsid w:val="000856FC"/>
    <w:rsid w:val="00085CB4"/>
    <w:rsid w:val="00086157"/>
    <w:rsid w:val="00086347"/>
    <w:rsid w:val="00086ABA"/>
    <w:rsid w:val="00086E86"/>
    <w:rsid w:val="00087588"/>
    <w:rsid w:val="00087814"/>
    <w:rsid w:val="00087824"/>
    <w:rsid w:val="000901D7"/>
    <w:rsid w:val="00090245"/>
    <w:rsid w:val="00090B13"/>
    <w:rsid w:val="00091667"/>
    <w:rsid w:val="000926DA"/>
    <w:rsid w:val="00092E60"/>
    <w:rsid w:val="00092FF0"/>
    <w:rsid w:val="00093D4E"/>
    <w:rsid w:val="00094D58"/>
    <w:rsid w:val="000951F1"/>
    <w:rsid w:val="00095608"/>
    <w:rsid w:val="00095826"/>
    <w:rsid w:val="00096B97"/>
    <w:rsid w:val="00096DD2"/>
    <w:rsid w:val="00097788"/>
    <w:rsid w:val="00097EE0"/>
    <w:rsid w:val="000A0779"/>
    <w:rsid w:val="000A1128"/>
    <w:rsid w:val="000A18D1"/>
    <w:rsid w:val="000A1B5C"/>
    <w:rsid w:val="000A2618"/>
    <w:rsid w:val="000A268D"/>
    <w:rsid w:val="000A2E76"/>
    <w:rsid w:val="000A361C"/>
    <w:rsid w:val="000A42E1"/>
    <w:rsid w:val="000A451C"/>
    <w:rsid w:val="000A4CA2"/>
    <w:rsid w:val="000A528F"/>
    <w:rsid w:val="000A531B"/>
    <w:rsid w:val="000A6218"/>
    <w:rsid w:val="000A62D6"/>
    <w:rsid w:val="000A6558"/>
    <w:rsid w:val="000A6AB8"/>
    <w:rsid w:val="000A6D4B"/>
    <w:rsid w:val="000A73F2"/>
    <w:rsid w:val="000A7A4E"/>
    <w:rsid w:val="000A7BC3"/>
    <w:rsid w:val="000A7FE8"/>
    <w:rsid w:val="000B0677"/>
    <w:rsid w:val="000B07D6"/>
    <w:rsid w:val="000B0CDD"/>
    <w:rsid w:val="000B16F9"/>
    <w:rsid w:val="000B23AE"/>
    <w:rsid w:val="000B3206"/>
    <w:rsid w:val="000B399B"/>
    <w:rsid w:val="000B41A1"/>
    <w:rsid w:val="000B4332"/>
    <w:rsid w:val="000B458B"/>
    <w:rsid w:val="000B4980"/>
    <w:rsid w:val="000B49EB"/>
    <w:rsid w:val="000B4B9A"/>
    <w:rsid w:val="000B5308"/>
    <w:rsid w:val="000B56B9"/>
    <w:rsid w:val="000B5A2E"/>
    <w:rsid w:val="000B5AF5"/>
    <w:rsid w:val="000B62BB"/>
    <w:rsid w:val="000B63F8"/>
    <w:rsid w:val="000B64B9"/>
    <w:rsid w:val="000B69DE"/>
    <w:rsid w:val="000B6C4C"/>
    <w:rsid w:val="000B6EB2"/>
    <w:rsid w:val="000B6F57"/>
    <w:rsid w:val="000B784C"/>
    <w:rsid w:val="000B78EB"/>
    <w:rsid w:val="000B797E"/>
    <w:rsid w:val="000B7FE8"/>
    <w:rsid w:val="000C05FB"/>
    <w:rsid w:val="000C0ECF"/>
    <w:rsid w:val="000C1157"/>
    <w:rsid w:val="000C2502"/>
    <w:rsid w:val="000C260A"/>
    <w:rsid w:val="000C267F"/>
    <w:rsid w:val="000C41D7"/>
    <w:rsid w:val="000C42C2"/>
    <w:rsid w:val="000C43E3"/>
    <w:rsid w:val="000C515E"/>
    <w:rsid w:val="000C58DD"/>
    <w:rsid w:val="000C5C6C"/>
    <w:rsid w:val="000C5DA1"/>
    <w:rsid w:val="000C6F7E"/>
    <w:rsid w:val="000C7995"/>
    <w:rsid w:val="000C7B05"/>
    <w:rsid w:val="000D054E"/>
    <w:rsid w:val="000D179F"/>
    <w:rsid w:val="000D18DD"/>
    <w:rsid w:val="000D1B64"/>
    <w:rsid w:val="000D2B11"/>
    <w:rsid w:val="000D2CA7"/>
    <w:rsid w:val="000D2DB3"/>
    <w:rsid w:val="000D2DB8"/>
    <w:rsid w:val="000D2EA9"/>
    <w:rsid w:val="000D3346"/>
    <w:rsid w:val="000D345C"/>
    <w:rsid w:val="000D34B9"/>
    <w:rsid w:val="000D3660"/>
    <w:rsid w:val="000D3B06"/>
    <w:rsid w:val="000D3C6E"/>
    <w:rsid w:val="000D3D88"/>
    <w:rsid w:val="000D3FE4"/>
    <w:rsid w:val="000D4924"/>
    <w:rsid w:val="000D4B7F"/>
    <w:rsid w:val="000D53F8"/>
    <w:rsid w:val="000D5548"/>
    <w:rsid w:val="000D570F"/>
    <w:rsid w:val="000D5E07"/>
    <w:rsid w:val="000D5F5C"/>
    <w:rsid w:val="000D5FFA"/>
    <w:rsid w:val="000D655A"/>
    <w:rsid w:val="000D6AF1"/>
    <w:rsid w:val="000D6CFC"/>
    <w:rsid w:val="000D725C"/>
    <w:rsid w:val="000D74AC"/>
    <w:rsid w:val="000D7B2F"/>
    <w:rsid w:val="000D7BE9"/>
    <w:rsid w:val="000D7C1A"/>
    <w:rsid w:val="000D7D54"/>
    <w:rsid w:val="000E00D5"/>
    <w:rsid w:val="000E0175"/>
    <w:rsid w:val="000E09C8"/>
    <w:rsid w:val="000E1244"/>
    <w:rsid w:val="000E1D2A"/>
    <w:rsid w:val="000E2107"/>
    <w:rsid w:val="000E27FE"/>
    <w:rsid w:val="000E293C"/>
    <w:rsid w:val="000E2B78"/>
    <w:rsid w:val="000E2EB0"/>
    <w:rsid w:val="000E3105"/>
    <w:rsid w:val="000E31AA"/>
    <w:rsid w:val="000E3E11"/>
    <w:rsid w:val="000E438D"/>
    <w:rsid w:val="000E4E12"/>
    <w:rsid w:val="000E569A"/>
    <w:rsid w:val="000E579F"/>
    <w:rsid w:val="000E6118"/>
    <w:rsid w:val="000E620C"/>
    <w:rsid w:val="000E63FA"/>
    <w:rsid w:val="000E666A"/>
    <w:rsid w:val="000E6A81"/>
    <w:rsid w:val="000E6FB2"/>
    <w:rsid w:val="000E712B"/>
    <w:rsid w:val="000E7178"/>
    <w:rsid w:val="000E7194"/>
    <w:rsid w:val="000E76E4"/>
    <w:rsid w:val="000E7987"/>
    <w:rsid w:val="000E7C59"/>
    <w:rsid w:val="000F03EE"/>
    <w:rsid w:val="000F0B6C"/>
    <w:rsid w:val="000F16E4"/>
    <w:rsid w:val="000F1939"/>
    <w:rsid w:val="000F1DED"/>
    <w:rsid w:val="000F2054"/>
    <w:rsid w:val="000F2107"/>
    <w:rsid w:val="000F2204"/>
    <w:rsid w:val="000F2539"/>
    <w:rsid w:val="000F37D0"/>
    <w:rsid w:val="000F3E9B"/>
    <w:rsid w:val="000F428D"/>
    <w:rsid w:val="000F4602"/>
    <w:rsid w:val="000F468F"/>
    <w:rsid w:val="000F4AAD"/>
    <w:rsid w:val="000F5249"/>
    <w:rsid w:val="000F5387"/>
    <w:rsid w:val="000F600C"/>
    <w:rsid w:val="000F64DE"/>
    <w:rsid w:val="000F6B8D"/>
    <w:rsid w:val="0010000E"/>
    <w:rsid w:val="001002BE"/>
    <w:rsid w:val="0010068F"/>
    <w:rsid w:val="001006D3"/>
    <w:rsid w:val="0010076F"/>
    <w:rsid w:val="001007CB"/>
    <w:rsid w:val="00101935"/>
    <w:rsid w:val="00102F68"/>
    <w:rsid w:val="00103F78"/>
    <w:rsid w:val="00104532"/>
    <w:rsid w:val="0010470F"/>
    <w:rsid w:val="00104EB5"/>
    <w:rsid w:val="00105283"/>
    <w:rsid w:val="00105559"/>
    <w:rsid w:val="00106045"/>
    <w:rsid w:val="00106149"/>
    <w:rsid w:val="001072E0"/>
    <w:rsid w:val="001101B3"/>
    <w:rsid w:val="001102DE"/>
    <w:rsid w:val="00111F44"/>
    <w:rsid w:val="001135DA"/>
    <w:rsid w:val="00114005"/>
    <w:rsid w:val="0011442E"/>
    <w:rsid w:val="001148E2"/>
    <w:rsid w:val="00115450"/>
    <w:rsid w:val="00115575"/>
    <w:rsid w:val="0011583A"/>
    <w:rsid w:val="001158AE"/>
    <w:rsid w:val="0011599B"/>
    <w:rsid w:val="00115A67"/>
    <w:rsid w:val="00115DAB"/>
    <w:rsid w:val="00116065"/>
    <w:rsid w:val="001165A8"/>
    <w:rsid w:val="001167EB"/>
    <w:rsid w:val="00116850"/>
    <w:rsid w:val="001169CE"/>
    <w:rsid w:val="00116B8A"/>
    <w:rsid w:val="001173EA"/>
    <w:rsid w:val="0011750B"/>
    <w:rsid w:val="00117656"/>
    <w:rsid w:val="00117A24"/>
    <w:rsid w:val="00117CE6"/>
    <w:rsid w:val="00119500"/>
    <w:rsid w:val="0012093D"/>
    <w:rsid w:val="00120B78"/>
    <w:rsid w:val="00120BF6"/>
    <w:rsid w:val="00120FAF"/>
    <w:rsid w:val="0012120B"/>
    <w:rsid w:val="001215D6"/>
    <w:rsid w:val="00122D82"/>
    <w:rsid w:val="00122FBF"/>
    <w:rsid w:val="00123727"/>
    <w:rsid w:val="00123DAD"/>
    <w:rsid w:val="001240BA"/>
    <w:rsid w:val="00124E72"/>
    <w:rsid w:val="00125392"/>
    <w:rsid w:val="001254BB"/>
    <w:rsid w:val="001257ED"/>
    <w:rsid w:val="001265A0"/>
    <w:rsid w:val="00126F5C"/>
    <w:rsid w:val="00127CA4"/>
    <w:rsid w:val="00127F93"/>
    <w:rsid w:val="00130368"/>
    <w:rsid w:val="00130AA4"/>
    <w:rsid w:val="00130E22"/>
    <w:rsid w:val="00130FBF"/>
    <w:rsid w:val="001310AC"/>
    <w:rsid w:val="001310E7"/>
    <w:rsid w:val="00131C0B"/>
    <w:rsid w:val="00131E0F"/>
    <w:rsid w:val="00132594"/>
    <w:rsid w:val="001327CB"/>
    <w:rsid w:val="0013299B"/>
    <w:rsid w:val="0013339C"/>
    <w:rsid w:val="0013379F"/>
    <w:rsid w:val="00133C38"/>
    <w:rsid w:val="00133CE8"/>
    <w:rsid w:val="00133F01"/>
    <w:rsid w:val="00134078"/>
    <w:rsid w:val="0013408B"/>
    <w:rsid w:val="001343D5"/>
    <w:rsid w:val="00134A97"/>
    <w:rsid w:val="00134F65"/>
    <w:rsid w:val="00135095"/>
    <w:rsid w:val="0013538A"/>
    <w:rsid w:val="00136123"/>
    <w:rsid w:val="00136BDC"/>
    <w:rsid w:val="00137860"/>
    <w:rsid w:val="0013794A"/>
    <w:rsid w:val="00137B1B"/>
    <w:rsid w:val="00137BF1"/>
    <w:rsid w:val="00137DDB"/>
    <w:rsid w:val="001401C2"/>
    <w:rsid w:val="00140EFD"/>
    <w:rsid w:val="00140F41"/>
    <w:rsid w:val="001417E5"/>
    <w:rsid w:val="00143378"/>
    <w:rsid w:val="00143BD1"/>
    <w:rsid w:val="00143E50"/>
    <w:rsid w:val="001442A3"/>
    <w:rsid w:val="001448F8"/>
    <w:rsid w:val="00144C4C"/>
    <w:rsid w:val="00144EEA"/>
    <w:rsid w:val="00144F4F"/>
    <w:rsid w:val="00145031"/>
    <w:rsid w:val="00145142"/>
    <w:rsid w:val="001459F3"/>
    <w:rsid w:val="00145A8F"/>
    <w:rsid w:val="00145CE7"/>
    <w:rsid w:val="0014623D"/>
    <w:rsid w:val="00146459"/>
    <w:rsid w:val="001467A2"/>
    <w:rsid w:val="00147553"/>
    <w:rsid w:val="0014760B"/>
    <w:rsid w:val="001476B1"/>
    <w:rsid w:val="00147F1A"/>
    <w:rsid w:val="001503AF"/>
    <w:rsid w:val="00150BB6"/>
    <w:rsid w:val="00150CE9"/>
    <w:rsid w:val="00150D25"/>
    <w:rsid w:val="001516B9"/>
    <w:rsid w:val="001516FE"/>
    <w:rsid w:val="0015215A"/>
    <w:rsid w:val="0015218C"/>
    <w:rsid w:val="0015283B"/>
    <w:rsid w:val="0015398B"/>
    <w:rsid w:val="00153FA7"/>
    <w:rsid w:val="001540D6"/>
    <w:rsid w:val="0015479A"/>
    <w:rsid w:val="00154AD3"/>
    <w:rsid w:val="00155406"/>
    <w:rsid w:val="001557E8"/>
    <w:rsid w:val="00155F47"/>
    <w:rsid w:val="00156190"/>
    <w:rsid w:val="00156AB1"/>
    <w:rsid w:val="00156B12"/>
    <w:rsid w:val="00156D5A"/>
    <w:rsid w:val="00156E08"/>
    <w:rsid w:val="001570A2"/>
    <w:rsid w:val="001572C3"/>
    <w:rsid w:val="0015756B"/>
    <w:rsid w:val="001577C6"/>
    <w:rsid w:val="001611A7"/>
    <w:rsid w:val="00162234"/>
    <w:rsid w:val="00162432"/>
    <w:rsid w:val="00162688"/>
    <w:rsid w:val="00162AD2"/>
    <w:rsid w:val="00162D5C"/>
    <w:rsid w:val="00163770"/>
    <w:rsid w:val="00163B18"/>
    <w:rsid w:val="00163E13"/>
    <w:rsid w:val="00163EFA"/>
    <w:rsid w:val="001647AC"/>
    <w:rsid w:val="001648F3"/>
    <w:rsid w:val="00165040"/>
    <w:rsid w:val="0016566B"/>
    <w:rsid w:val="00165C38"/>
    <w:rsid w:val="00166243"/>
    <w:rsid w:val="00166410"/>
    <w:rsid w:val="001668FD"/>
    <w:rsid w:val="00166938"/>
    <w:rsid w:val="001675F3"/>
    <w:rsid w:val="00170E29"/>
    <w:rsid w:val="0017142F"/>
    <w:rsid w:val="001719E9"/>
    <w:rsid w:val="001721BA"/>
    <w:rsid w:val="0017260F"/>
    <w:rsid w:val="001727FF"/>
    <w:rsid w:val="0017285D"/>
    <w:rsid w:val="00172C94"/>
    <w:rsid w:val="00173B7D"/>
    <w:rsid w:val="00173B96"/>
    <w:rsid w:val="00173BCC"/>
    <w:rsid w:val="00175640"/>
    <w:rsid w:val="00175BF9"/>
    <w:rsid w:val="00175ED0"/>
    <w:rsid w:val="00176BC3"/>
    <w:rsid w:val="0017748B"/>
    <w:rsid w:val="0017785C"/>
    <w:rsid w:val="0018061C"/>
    <w:rsid w:val="00180FC2"/>
    <w:rsid w:val="00181157"/>
    <w:rsid w:val="00181919"/>
    <w:rsid w:val="00181B37"/>
    <w:rsid w:val="00181B90"/>
    <w:rsid w:val="00181FA0"/>
    <w:rsid w:val="00182418"/>
    <w:rsid w:val="001828D4"/>
    <w:rsid w:val="00182928"/>
    <w:rsid w:val="00182E41"/>
    <w:rsid w:val="0018301C"/>
    <w:rsid w:val="0018308B"/>
    <w:rsid w:val="00183747"/>
    <w:rsid w:val="001839A2"/>
    <w:rsid w:val="00183BB9"/>
    <w:rsid w:val="001841D3"/>
    <w:rsid w:val="00185769"/>
    <w:rsid w:val="00185934"/>
    <w:rsid w:val="00185D72"/>
    <w:rsid w:val="00186378"/>
    <w:rsid w:val="0018638D"/>
    <w:rsid w:val="00186430"/>
    <w:rsid w:val="00187B80"/>
    <w:rsid w:val="00187E6B"/>
    <w:rsid w:val="00190377"/>
    <w:rsid w:val="00190980"/>
    <w:rsid w:val="00190E97"/>
    <w:rsid w:val="0019159A"/>
    <w:rsid w:val="00192381"/>
    <w:rsid w:val="001924A4"/>
    <w:rsid w:val="0019259F"/>
    <w:rsid w:val="00193178"/>
    <w:rsid w:val="0019324D"/>
    <w:rsid w:val="001934E4"/>
    <w:rsid w:val="00193505"/>
    <w:rsid w:val="00193636"/>
    <w:rsid w:val="0019390A"/>
    <w:rsid w:val="00194496"/>
    <w:rsid w:val="00194F04"/>
    <w:rsid w:val="0019684E"/>
    <w:rsid w:val="001973C5"/>
    <w:rsid w:val="00197830"/>
    <w:rsid w:val="00197D58"/>
    <w:rsid w:val="001A0346"/>
    <w:rsid w:val="001A0359"/>
    <w:rsid w:val="001A1979"/>
    <w:rsid w:val="001A2726"/>
    <w:rsid w:val="001A31AD"/>
    <w:rsid w:val="001A39C9"/>
    <w:rsid w:val="001A3B94"/>
    <w:rsid w:val="001A3E5D"/>
    <w:rsid w:val="001A4635"/>
    <w:rsid w:val="001A5232"/>
    <w:rsid w:val="001A5308"/>
    <w:rsid w:val="001A53E1"/>
    <w:rsid w:val="001A6E80"/>
    <w:rsid w:val="001A753B"/>
    <w:rsid w:val="001A7672"/>
    <w:rsid w:val="001B0020"/>
    <w:rsid w:val="001B00C9"/>
    <w:rsid w:val="001B017C"/>
    <w:rsid w:val="001B09A5"/>
    <w:rsid w:val="001B0AD8"/>
    <w:rsid w:val="001B0D7D"/>
    <w:rsid w:val="001B1ACE"/>
    <w:rsid w:val="001B275E"/>
    <w:rsid w:val="001B2C5E"/>
    <w:rsid w:val="001B2ED7"/>
    <w:rsid w:val="001B31B9"/>
    <w:rsid w:val="001B3C2E"/>
    <w:rsid w:val="001B43BB"/>
    <w:rsid w:val="001B4878"/>
    <w:rsid w:val="001B4D97"/>
    <w:rsid w:val="001B5238"/>
    <w:rsid w:val="001B5660"/>
    <w:rsid w:val="001B5911"/>
    <w:rsid w:val="001B5B9D"/>
    <w:rsid w:val="001B5D43"/>
    <w:rsid w:val="001B60BF"/>
    <w:rsid w:val="001B611D"/>
    <w:rsid w:val="001B61BB"/>
    <w:rsid w:val="001B62E7"/>
    <w:rsid w:val="001C0001"/>
    <w:rsid w:val="001C0108"/>
    <w:rsid w:val="001C02F2"/>
    <w:rsid w:val="001C03AF"/>
    <w:rsid w:val="001C0522"/>
    <w:rsid w:val="001C0EA8"/>
    <w:rsid w:val="001C126C"/>
    <w:rsid w:val="001C1749"/>
    <w:rsid w:val="001C1F7C"/>
    <w:rsid w:val="001C2319"/>
    <w:rsid w:val="001C2DFD"/>
    <w:rsid w:val="001C2E15"/>
    <w:rsid w:val="001C2F87"/>
    <w:rsid w:val="001C37EA"/>
    <w:rsid w:val="001C3A12"/>
    <w:rsid w:val="001C3A27"/>
    <w:rsid w:val="001C40C2"/>
    <w:rsid w:val="001C4884"/>
    <w:rsid w:val="001C5FAC"/>
    <w:rsid w:val="001C7027"/>
    <w:rsid w:val="001C768A"/>
    <w:rsid w:val="001D0F45"/>
    <w:rsid w:val="001D1231"/>
    <w:rsid w:val="001D1310"/>
    <w:rsid w:val="001D2D86"/>
    <w:rsid w:val="001D2F4F"/>
    <w:rsid w:val="001D4E7C"/>
    <w:rsid w:val="001D5008"/>
    <w:rsid w:val="001D53D6"/>
    <w:rsid w:val="001D5659"/>
    <w:rsid w:val="001D5737"/>
    <w:rsid w:val="001D5858"/>
    <w:rsid w:val="001D6441"/>
    <w:rsid w:val="001D6C52"/>
    <w:rsid w:val="001D70A3"/>
    <w:rsid w:val="001D721F"/>
    <w:rsid w:val="001D785A"/>
    <w:rsid w:val="001D7A2F"/>
    <w:rsid w:val="001E01B3"/>
    <w:rsid w:val="001E04FC"/>
    <w:rsid w:val="001E055F"/>
    <w:rsid w:val="001E0609"/>
    <w:rsid w:val="001E06A8"/>
    <w:rsid w:val="001E0AED"/>
    <w:rsid w:val="001E10E4"/>
    <w:rsid w:val="001E1752"/>
    <w:rsid w:val="001E1777"/>
    <w:rsid w:val="001E21CC"/>
    <w:rsid w:val="001E2CD2"/>
    <w:rsid w:val="001E337F"/>
    <w:rsid w:val="001E439E"/>
    <w:rsid w:val="001E43F9"/>
    <w:rsid w:val="001E475C"/>
    <w:rsid w:val="001E5223"/>
    <w:rsid w:val="001E5818"/>
    <w:rsid w:val="001E59A8"/>
    <w:rsid w:val="001E6584"/>
    <w:rsid w:val="001E67C4"/>
    <w:rsid w:val="001E7B6E"/>
    <w:rsid w:val="001F07DD"/>
    <w:rsid w:val="001F1159"/>
    <w:rsid w:val="001F15C5"/>
    <w:rsid w:val="001F1668"/>
    <w:rsid w:val="001F16DD"/>
    <w:rsid w:val="001F2550"/>
    <w:rsid w:val="001F2A94"/>
    <w:rsid w:val="001F2BF4"/>
    <w:rsid w:val="001F3070"/>
    <w:rsid w:val="001F34DE"/>
    <w:rsid w:val="001F3719"/>
    <w:rsid w:val="001F4719"/>
    <w:rsid w:val="001F4878"/>
    <w:rsid w:val="001F5482"/>
    <w:rsid w:val="001F56CE"/>
    <w:rsid w:val="001F5A4E"/>
    <w:rsid w:val="001F71A6"/>
    <w:rsid w:val="001F7497"/>
    <w:rsid w:val="001F784C"/>
    <w:rsid w:val="00200A48"/>
    <w:rsid w:val="00200B91"/>
    <w:rsid w:val="002012C8"/>
    <w:rsid w:val="0020216A"/>
    <w:rsid w:val="00202322"/>
    <w:rsid w:val="00202563"/>
    <w:rsid w:val="0020320D"/>
    <w:rsid w:val="00203584"/>
    <w:rsid w:val="00203BD3"/>
    <w:rsid w:val="00203F65"/>
    <w:rsid w:val="002047FF"/>
    <w:rsid w:val="0020545C"/>
    <w:rsid w:val="002056EF"/>
    <w:rsid w:val="00205C68"/>
    <w:rsid w:val="002063EC"/>
    <w:rsid w:val="002065B9"/>
    <w:rsid w:val="00206943"/>
    <w:rsid w:val="00206B25"/>
    <w:rsid w:val="00206FFD"/>
    <w:rsid w:val="00207058"/>
    <w:rsid w:val="00207A2E"/>
    <w:rsid w:val="00207C95"/>
    <w:rsid w:val="00207F3B"/>
    <w:rsid w:val="00210406"/>
    <w:rsid w:val="0021075B"/>
    <w:rsid w:val="00210CE0"/>
    <w:rsid w:val="00210FF1"/>
    <w:rsid w:val="00211BC0"/>
    <w:rsid w:val="00212168"/>
    <w:rsid w:val="00212733"/>
    <w:rsid w:val="00212A8E"/>
    <w:rsid w:val="00212D2E"/>
    <w:rsid w:val="00212EBD"/>
    <w:rsid w:val="0021399A"/>
    <w:rsid w:val="002139CA"/>
    <w:rsid w:val="00213F20"/>
    <w:rsid w:val="002149C8"/>
    <w:rsid w:val="00214EA6"/>
    <w:rsid w:val="00214F04"/>
    <w:rsid w:val="00215693"/>
    <w:rsid w:val="00215A54"/>
    <w:rsid w:val="00216674"/>
    <w:rsid w:val="00216CA6"/>
    <w:rsid w:val="00217106"/>
    <w:rsid w:val="00217D38"/>
    <w:rsid w:val="0022062C"/>
    <w:rsid w:val="00220C8F"/>
    <w:rsid w:val="00221B3D"/>
    <w:rsid w:val="00221C6C"/>
    <w:rsid w:val="00221D8A"/>
    <w:rsid w:val="00221DFF"/>
    <w:rsid w:val="00222EFD"/>
    <w:rsid w:val="00223198"/>
    <w:rsid w:val="00223828"/>
    <w:rsid w:val="00224030"/>
    <w:rsid w:val="002248D7"/>
    <w:rsid w:val="00224984"/>
    <w:rsid w:val="00224C20"/>
    <w:rsid w:val="00226105"/>
    <w:rsid w:val="00226A98"/>
    <w:rsid w:val="00230833"/>
    <w:rsid w:val="00230D02"/>
    <w:rsid w:val="002311B8"/>
    <w:rsid w:val="0023160F"/>
    <w:rsid w:val="00231628"/>
    <w:rsid w:val="00231AB7"/>
    <w:rsid w:val="00231C1B"/>
    <w:rsid w:val="002323A0"/>
    <w:rsid w:val="00232EF6"/>
    <w:rsid w:val="002331C7"/>
    <w:rsid w:val="002334EC"/>
    <w:rsid w:val="00233A6A"/>
    <w:rsid w:val="00233C37"/>
    <w:rsid w:val="00234016"/>
    <w:rsid w:val="00234D83"/>
    <w:rsid w:val="0023507A"/>
    <w:rsid w:val="00235424"/>
    <w:rsid w:val="002357A8"/>
    <w:rsid w:val="00236A28"/>
    <w:rsid w:val="00236B57"/>
    <w:rsid w:val="00236D34"/>
    <w:rsid w:val="00236E59"/>
    <w:rsid w:val="00237217"/>
    <w:rsid w:val="00237532"/>
    <w:rsid w:val="00237C01"/>
    <w:rsid w:val="00240362"/>
    <w:rsid w:val="00241DF7"/>
    <w:rsid w:val="00242F94"/>
    <w:rsid w:val="0024399C"/>
    <w:rsid w:val="00244151"/>
    <w:rsid w:val="00244C5A"/>
    <w:rsid w:val="002451B3"/>
    <w:rsid w:val="00245349"/>
    <w:rsid w:val="002454A2"/>
    <w:rsid w:val="00246149"/>
    <w:rsid w:val="0024614C"/>
    <w:rsid w:val="00246407"/>
    <w:rsid w:val="0024713E"/>
    <w:rsid w:val="00247FE7"/>
    <w:rsid w:val="002500F9"/>
    <w:rsid w:val="002508BC"/>
    <w:rsid w:val="00250AD1"/>
    <w:rsid w:val="00250D21"/>
    <w:rsid w:val="00250DF2"/>
    <w:rsid w:val="0025155A"/>
    <w:rsid w:val="00251A52"/>
    <w:rsid w:val="00251B35"/>
    <w:rsid w:val="00251B68"/>
    <w:rsid w:val="00251CB8"/>
    <w:rsid w:val="00251FA8"/>
    <w:rsid w:val="00252465"/>
    <w:rsid w:val="002525A2"/>
    <w:rsid w:val="002526B5"/>
    <w:rsid w:val="00252A67"/>
    <w:rsid w:val="00252ADC"/>
    <w:rsid w:val="00252B1D"/>
    <w:rsid w:val="0025324F"/>
    <w:rsid w:val="00253484"/>
    <w:rsid w:val="00253493"/>
    <w:rsid w:val="00254228"/>
    <w:rsid w:val="00254421"/>
    <w:rsid w:val="0025466A"/>
    <w:rsid w:val="00254C1C"/>
    <w:rsid w:val="00254EDF"/>
    <w:rsid w:val="002553C0"/>
    <w:rsid w:val="002558EF"/>
    <w:rsid w:val="00255EDE"/>
    <w:rsid w:val="0025612D"/>
    <w:rsid w:val="0025614B"/>
    <w:rsid w:val="00256189"/>
    <w:rsid w:val="0025645E"/>
    <w:rsid w:val="00257461"/>
    <w:rsid w:val="002605A1"/>
    <w:rsid w:val="00260620"/>
    <w:rsid w:val="002607B0"/>
    <w:rsid w:val="00260EB3"/>
    <w:rsid w:val="00260F3D"/>
    <w:rsid w:val="00261110"/>
    <w:rsid w:val="00261B2E"/>
    <w:rsid w:val="00262E55"/>
    <w:rsid w:val="00263805"/>
    <w:rsid w:val="0026380E"/>
    <w:rsid w:val="00263BD0"/>
    <w:rsid w:val="00264020"/>
    <w:rsid w:val="0026442D"/>
    <w:rsid w:val="00264C27"/>
    <w:rsid w:val="00265BB9"/>
    <w:rsid w:val="0026600A"/>
    <w:rsid w:val="00266152"/>
    <w:rsid w:val="0026622F"/>
    <w:rsid w:val="002663BD"/>
    <w:rsid w:val="00266461"/>
    <w:rsid w:val="002665B1"/>
    <w:rsid w:val="00266769"/>
    <w:rsid w:val="002669D7"/>
    <w:rsid w:val="00266BFE"/>
    <w:rsid w:val="0026707F"/>
    <w:rsid w:val="0027036E"/>
    <w:rsid w:val="00270945"/>
    <w:rsid w:val="00271F8F"/>
    <w:rsid w:val="00271FB8"/>
    <w:rsid w:val="002721D8"/>
    <w:rsid w:val="00272B7C"/>
    <w:rsid w:val="0027311C"/>
    <w:rsid w:val="00273BEB"/>
    <w:rsid w:val="00273CBD"/>
    <w:rsid w:val="00273D0A"/>
    <w:rsid w:val="0027468C"/>
    <w:rsid w:val="0027555E"/>
    <w:rsid w:val="00275852"/>
    <w:rsid w:val="00275928"/>
    <w:rsid w:val="00275DB8"/>
    <w:rsid w:val="00275FFF"/>
    <w:rsid w:val="0027614D"/>
    <w:rsid w:val="00276568"/>
    <w:rsid w:val="00276A84"/>
    <w:rsid w:val="00277603"/>
    <w:rsid w:val="00280170"/>
    <w:rsid w:val="002801D3"/>
    <w:rsid w:val="00280771"/>
    <w:rsid w:val="00281007"/>
    <w:rsid w:val="002812F5"/>
    <w:rsid w:val="00281C61"/>
    <w:rsid w:val="00282476"/>
    <w:rsid w:val="0028278E"/>
    <w:rsid w:val="00282B6D"/>
    <w:rsid w:val="00282E1C"/>
    <w:rsid w:val="00283DFB"/>
    <w:rsid w:val="002840B4"/>
    <w:rsid w:val="002842E0"/>
    <w:rsid w:val="00286363"/>
    <w:rsid w:val="00286483"/>
    <w:rsid w:val="00286A9F"/>
    <w:rsid w:val="00286C47"/>
    <w:rsid w:val="00286FF0"/>
    <w:rsid w:val="002900D8"/>
    <w:rsid w:val="002900DA"/>
    <w:rsid w:val="002906CE"/>
    <w:rsid w:val="00290A9D"/>
    <w:rsid w:val="00290D63"/>
    <w:rsid w:val="00291021"/>
    <w:rsid w:val="002911CC"/>
    <w:rsid w:val="0029121A"/>
    <w:rsid w:val="002914B1"/>
    <w:rsid w:val="00291985"/>
    <w:rsid w:val="00291F52"/>
    <w:rsid w:val="00291FCE"/>
    <w:rsid w:val="002922E2"/>
    <w:rsid w:val="00293A2B"/>
    <w:rsid w:val="00293FF6"/>
    <w:rsid w:val="00294012"/>
    <w:rsid w:val="0029471A"/>
    <w:rsid w:val="00294E57"/>
    <w:rsid w:val="002958BF"/>
    <w:rsid w:val="00297435"/>
    <w:rsid w:val="00297EAA"/>
    <w:rsid w:val="002A0BE3"/>
    <w:rsid w:val="002A0DDA"/>
    <w:rsid w:val="002A1475"/>
    <w:rsid w:val="002A1B1F"/>
    <w:rsid w:val="002A1F6A"/>
    <w:rsid w:val="002A26E4"/>
    <w:rsid w:val="002A29D6"/>
    <w:rsid w:val="002A2B99"/>
    <w:rsid w:val="002A304B"/>
    <w:rsid w:val="002A3333"/>
    <w:rsid w:val="002A3986"/>
    <w:rsid w:val="002A3CC3"/>
    <w:rsid w:val="002A3D3B"/>
    <w:rsid w:val="002A3ED2"/>
    <w:rsid w:val="002A3F3B"/>
    <w:rsid w:val="002A4D45"/>
    <w:rsid w:val="002A4E4D"/>
    <w:rsid w:val="002A5BF3"/>
    <w:rsid w:val="002A6331"/>
    <w:rsid w:val="002A6336"/>
    <w:rsid w:val="002A66E0"/>
    <w:rsid w:val="002A6CE2"/>
    <w:rsid w:val="002A6DF7"/>
    <w:rsid w:val="002A71E8"/>
    <w:rsid w:val="002A7392"/>
    <w:rsid w:val="002A7DF6"/>
    <w:rsid w:val="002A7E18"/>
    <w:rsid w:val="002B0D2A"/>
    <w:rsid w:val="002B0F23"/>
    <w:rsid w:val="002B1108"/>
    <w:rsid w:val="002B112C"/>
    <w:rsid w:val="002B1455"/>
    <w:rsid w:val="002B18B4"/>
    <w:rsid w:val="002B1E99"/>
    <w:rsid w:val="002B25B9"/>
    <w:rsid w:val="002B2930"/>
    <w:rsid w:val="002B2DC9"/>
    <w:rsid w:val="002B2F0F"/>
    <w:rsid w:val="002B33A6"/>
    <w:rsid w:val="002B36D7"/>
    <w:rsid w:val="002B3CCA"/>
    <w:rsid w:val="002B4678"/>
    <w:rsid w:val="002B493C"/>
    <w:rsid w:val="002B5294"/>
    <w:rsid w:val="002B5CFE"/>
    <w:rsid w:val="002B6253"/>
    <w:rsid w:val="002B62C9"/>
    <w:rsid w:val="002B6EE1"/>
    <w:rsid w:val="002B7F86"/>
    <w:rsid w:val="002C0204"/>
    <w:rsid w:val="002C0F74"/>
    <w:rsid w:val="002C133E"/>
    <w:rsid w:val="002C14B7"/>
    <w:rsid w:val="002C1B96"/>
    <w:rsid w:val="002C21E4"/>
    <w:rsid w:val="002C28A8"/>
    <w:rsid w:val="002C351C"/>
    <w:rsid w:val="002C4159"/>
    <w:rsid w:val="002C4262"/>
    <w:rsid w:val="002C4CA4"/>
    <w:rsid w:val="002C5120"/>
    <w:rsid w:val="002C558E"/>
    <w:rsid w:val="002C5637"/>
    <w:rsid w:val="002C58D0"/>
    <w:rsid w:val="002C5993"/>
    <w:rsid w:val="002C5DAA"/>
    <w:rsid w:val="002C5F54"/>
    <w:rsid w:val="002C6109"/>
    <w:rsid w:val="002C678D"/>
    <w:rsid w:val="002C6794"/>
    <w:rsid w:val="002C6E0F"/>
    <w:rsid w:val="002C7F9A"/>
    <w:rsid w:val="002D03EB"/>
    <w:rsid w:val="002D0961"/>
    <w:rsid w:val="002D0F70"/>
    <w:rsid w:val="002D10B8"/>
    <w:rsid w:val="002D197C"/>
    <w:rsid w:val="002D367D"/>
    <w:rsid w:val="002D4086"/>
    <w:rsid w:val="002D447B"/>
    <w:rsid w:val="002D4BBA"/>
    <w:rsid w:val="002D52CF"/>
    <w:rsid w:val="002D54B1"/>
    <w:rsid w:val="002D6249"/>
    <w:rsid w:val="002D65BD"/>
    <w:rsid w:val="002D70D0"/>
    <w:rsid w:val="002D75FD"/>
    <w:rsid w:val="002D76F6"/>
    <w:rsid w:val="002E0105"/>
    <w:rsid w:val="002E0345"/>
    <w:rsid w:val="002E041D"/>
    <w:rsid w:val="002E115E"/>
    <w:rsid w:val="002E12F3"/>
    <w:rsid w:val="002E1837"/>
    <w:rsid w:val="002E1CC5"/>
    <w:rsid w:val="002E215F"/>
    <w:rsid w:val="002E237D"/>
    <w:rsid w:val="002E270E"/>
    <w:rsid w:val="002E27DB"/>
    <w:rsid w:val="002E3354"/>
    <w:rsid w:val="002E336C"/>
    <w:rsid w:val="002E407F"/>
    <w:rsid w:val="002E4FF0"/>
    <w:rsid w:val="002E5D2D"/>
    <w:rsid w:val="002E60C7"/>
    <w:rsid w:val="002E6461"/>
    <w:rsid w:val="002E64F8"/>
    <w:rsid w:val="002E656A"/>
    <w:rsid w:val="002E6592"/>
    <w:rsid w:val="002E6632"/>
    <w:rsid w:val="002E7113"/>
    <w:rsid w:val="002E7194"/>
    <w:rsid w:val="002E766E"/>
    <w:rsid w:val="002E7693"/>
    <w:rsid w:val="002E7C33"/>
    <w:rsid w:val="002E7E40"/>
    <w:rsid w:val="002F0218"/>
    <w:rsid w:val="002F02E0"/>
    <w:rsid w:val="002F0339"/>
    <w:rsid w:val="002F04CA"/>
    <w:rsid w:val="002F0871"/>
    <w:rsid w:val="002F09B3"/>
    <w:rsid w:val="002F0BCB"/>
    <w:rsid w:val="002F2006"/>
    <w:rsid w:val="002F251F"/>
    <w:rsid w:val="002F27CA"/>
    <w:rsid w:val="002F2E81"/>
    <w:rsid w:val="002F30ED"/>
    <w:rsid w:val="002F36EA"/>
    <w:rsid w:val="002F3DCF"/>
    <w:rsid w:val="002F49E6"/>
    <w:rsid w:val="002F59AE"/>
    <w:rsid w:val="002F5E50"/>
    <w:rsid w:val="002F6F18"/>
    <w:rsid w:val="002F6FDD"/>
    <w:rsid w:val="002F710C"/>
    <w:rsid w:val="002F711A"/>
    <w:rsid w:val="00300251"/>
    <w:rsid w:val="00300FDE"/>
    <w:rsid w:val="0030144C"/>
    <w:rsid w:val="00301871"/>
    <w:rsid w:val="00301F50"/>
    <w:rsid w:val="00302054"/>
    <w:rsid w:val="0030256A"/>
    <w:rsid w:val="0030258E"/>
    <w:rsid w:val="0030261E"/>
    <w:rsid w:val="00302D36"/>
    <w:rsid w:val="003036DA"/>
    <w:rsid w:val="0030390C"/>
    <w:rsid w:val="00303F3C"/>
    <w:rsid w:val="00304AF1"/>
    <w:rsid w:val="00304E9C"/>
    <w:rsid w:val="00304EB1"/>
    <w:rsid w:val="00305294"/>
    <w:rsid w:val="00305444"/>
    <w:rsid w:val="003059EB"/>
    <w:rsid w:val="00306862"/>
    <w:rsid w:val="00306C3B"/>
    <w:rsid w:val="00306C99"/>
    <w:rsid w:val="00307ADF"/>
    <w:rsid w:val="00307CD2"/>
    <w:rsid w:val="00307EA7"/>
    <w:rsid w:val="00310180"/>
    <w:rsid w:val="003109CD"/>
    <w:rsid w:val="00310D72"/>
    <w:rsid w:val="003118D0"/>
    <w:rsid w:val="00312180"/>
    <w:rsid w:val="003122F1"/>
    <w:rsid w:val="0031253A"/>
    <w:rsid w:val="003129D9"/>
    <w:rsid w:val="00312A7A"/>
    <w:rsid w:val="00313497"/>
    <w:rsid w:val="003135C6"/>
    <w:rsid w:val="00313840"/>
    <w:rsid w:val="00313AC4"/>
    <w:rsid w:val="003147A0"/>
    <w:rsid w:val="00314A96"/>
    <w:rsid w:val="003150D7"/>
    <w:rsid w:val="00315162"/>
    <w:rsid w:val="003153EB"/>
    <w:rsid w:val="00315723"/>
    <w:rsid w:val="003159DB"/>
    <w:rsid w:val="00315A26"/>
    <w:rsid w:val="0031666C"/>
    <w:rsid w:val="003169FC"/>
    <w:rsid w:val="00317176"/>
    <w:rsid w:val="00317844"/>
    <w:rsid w:val="0031D01B"/>
    <w:rsid w:val="00320467"/>
    <w:rsid w:val="003204E3"/>
    <w:rsid w:val="00321953"/>
    <w:rsid w:val="003222CB"/>
    <w:rsid w:val="0032254B"/>
    <w:rsid w:val="0032259A"/>
    <w:rsid w:val="003225A7"/>
    <w:rsid w:val="003231C1"/>
    <w:rsid w:val="003240FB"/>
    <w:rsid w:val="00324198"/>
    <w:rsid w:val="003241EC"/>
    <w:rsid w:val="003244E1"/>
    <w:rsid w:val="003245AF"/>
    <w:rsid w:val="00324817"/>
    <w:rsid w:val="003255B7"/>
    <w:rsid w:val="003257A3"/>
    <w:rsid w:val="00326897"/>
    <w:rsid w:val="003268B5"/>
    <w:rsid w:val="00326A06"/>
    <w:rsid w:val="00327162"/>
    <w:rsid w:val="00327219"/>
    <w:rsid w:val="003276DA"/>
    <w:rsid w:val="00327742"/>
    <w:rsid w:val="00327E89"/>
    <w:rsid w:val="00330298"/>
    <w:rsid w:val="003309E0"/>
    <w:rsid w:val="00330A7D"/>
    <w:rsid w:val="00330F9A"/>
    <w:rsid w:val="00330FBD"/>
    <w:rsid w:val="0033176C"/>
    <w:rsid w:val="0033428E"/>
    <w:rsid w:val="00335A0E"/>
    <w:rsid w:val="00335C71"/>
    <w:rsid w:val="003363F5"/>
    <w:rsid w:val="00336B44"/>
    <w:rsid w:val="00336B56"/>
    <w:rsid w:val="00337227"/>
    <w:rsid w:val="0033747D"/>
    <w:rsid w:val="00337DB8"/>
    <w:rsid w:val="00340B62"/>
    <w:rsid w:val="00340CEB"/>
    <w:rsid w:val="00340F9D"/>
    <w:rsid w:val="00341207"/>
    <w:rsid w:val="00341284"/>
    <w:rsid w:val="00341670"/>
    <w:rsid w:val="00341919"/>
    <w:rsid w:val="00342F60"/>
    <w:rsid w:val="003434B6"/>
    <w:rsid w:val="00343B0A"/>
    <w:rsid w:val="003440D7"/>
    <w:rsid w:val="00344E2E"/>
    <w:rsid w:val="00345004"/>
    <w:rsid w:val="00345225"/>
    <w:rsid w:val="00345810"/>
    <w:rsid w:val="003469B9"/>
    <w:rsid w:val="003476C7"/>
    <w:rsid w:val="003479FF"/>
    <w:rsid w:val="00347AC8"/>
    <w:rsid w:val="00347FC6"/>
    <w:rsid w:val="00347FEA"/>
    <w:rsid w:val="00351FB9"/>
    <w:rsid w:val="00352070"/>
    <w:rsid w:val="0035239E"/>
    <w:rsid w:val="003526FB"/>
    <w:rsid w:val="00352D58"/>
    <w:rsid w:val="00353398"/>
    <w:rsid w:val="003541C5"/>
    <w:rsid w:val="00354A40"/>
    <w:rsid w:val="00354FD6"/>
    <w:rsid w:val="003555A5"/>
    <w:rsid w:val="003555B1"/>
    <w:rsid w:val="00355667"/>
    <w:rsid w:val="0035635E"/>
    <w:rsid w:val="0035647A"/>
    <w:rsid w:val="0035661D"/>
    <w:rsid w:val="00356B53"/>
    <w:rsid w:val="00357102"/>
    <w:rsid w:val="003578C0"/>
    <w:rsid w:val="00357D1C"/>
    <w:rsid w:val="00360534"/>
    <w:rsid w:val="00360DB6"/>
    <w:rsid w:val="00361CB1"/>
    <w:rsid w:val="003620B9"/>
    <w:rsid w:val="0036262E"/>
    <w:rsid w:val="0036264E"/>
    <w:rsid w:val="0036335C"/>
    <w:rsid w:val="00363719"/>
    <w:rsid w:val="00363939"/>
    <w:rsid w:val="0036692B"/>
    <w:rsid w:val="00366CBC"/>
    <w:rsid w:val="00366F45"/>
    <w:rsid w:val="00366FC4"/>
    <w:rsid w:val="003670DF"/>
    <w:rsid w:val="00367A49"/>
    <w:rsid w:val="00367BD9"/>
    <w:rsid w:val="00367D7B"/>
    <w:rsid w:val="00367F71"/>
    <w:rsid w:val="0037028F"/>
    <w:rsid w:val="00370F19"/>
    <w:rsid w:val="003710E9"/>
    <w:rsid w:val="0037209A"/>
    <w:rsid w:val="0037272F"/>
    <w:rsid w:val="003729F4"/>
    <w:rsid w:val="00372D4D"/>
    <w:rsid w:val="00373073"/>
    <w:rsid w:val="00373778"/>
    <w:rsid w:val="00373BF8"/>
    <w:rsid w:val="00373D40"/>
    <w:rsid w:val="0037457B"/>
    <w:rsid w:val="003754B3"/>
    <w:rsid w:val="003757EE"/>
    <w:rsid w:val="00375814"/>
    <w:rsid w:val="00375E9D"/>
    <w:rsid w:val="00375EAB"/>
    <w:rsid w:val="00376640"/>
    <w:rsid w:val="00377A21"/>
    <w:rsid w:val="00380155"/>
    <w:rsid w:val="00381122"/>
    <w:rsid w:val="0038130A"/>
    <w:rsid w:val="00381B41"/>
    <w:rsid w:val="00381D3C"/>
    <w:rsid w:val="00382466"/>
    <w:rsid w:val="0038277F"/>
    <w:rsid w:val="00382793"/>
    <w:rsid w:val="0038285D"/>
    <w:rsid w:val="00382AAD"/>
    <w:rsid w:val="00382B62"/>
    <w:rsid w:val="00382CDA"/>
    <w:rsid w:val="00383FE0"/>
    <w:rsid w:val="0038457E"/>
    <w:rsid w:val="0038478C"/>
    <w:rsid w:val="00384A01"/>
    <w:rsid w:val="0038501B"/>
    <w:rsid w:val="00385664"/>
    <w:rsid w:val="0038581A"/>
    <w:rsid w:val="00385F6D"/>
    <w:rsid w:val="0038675B"/>
    <w:rsid w:val="00386FDB"/>
    <w:rsid w:val="0038746F"/>
    <w:rsid w:val="003878E8"/>
    <w:rsid w:val="00387BED"/>
    <w:rsid w:val="003903C5"/>
    <w:rsid w:val="00390944"/>
    <w:rsid w:val="00391141"/>
    <w:rsid w:val="0039122A"/>
    <w:rsid w:val="00391F39"/>
    <w:rsid w:val="0039203E"/>
    <w:rsid w:val="003922BE"/>
    <w:rsid w:val="0039289E"/>
    <w:rsid w:val="00392AF1"/>
    <w:rsid w:val="00392B89"/>
    <w:rsid w:val="00393BFD"/>
    <w:rsid w:val="00394D54"/>
    <w:rsid w:val="00394F2A"/>
    <w:rsid w:val="003950AF"/>
    <w:rsid w:val="00395590"/>
    <w:rsid w:val="003957ED"/>
    <w:rsid w:val="0039693D"/>
    <w:rsid w:val="00397235"/>
    <w:rsid w:val="003979EC"/>
    <w:rsid w:val="00397E03"/>
    <w:rsid w:val="003A015D"/>
    <w:rsid w:val="003A0188"/>
    <w:rsid w:val="003A06EC"/>
    <w:rsid w:val="003A0DA6"/>
    <w:rsid w:val="003A106C"/>
    <w:rsid w:val="003A19AA"/>
    <w:rsid w:val="003A2715"/>
    <w:rsid w:val="003A2D7C"/>
    <w:rsid w:val="003A2D93"/>
    <w:rsid w:val="003A30F3"/>
    <w:rsid w:val="003A3719"/>
    <w:rsid w:val="003A3901"/>
    <w:rsid w:val="003A4100"/>
    <w:rsid w:val="003A4903"/>
    <w:rsid w:val="003A4EC8"/>
    <w:rsid w:val="003A56D9"/>
    <w:rsid w:val="003A58DC"/>
    <w:rsid w:val="003A5C41"/>
    <w:rsid w:val="003A644B"/>
    <w:rsid w:val="003A707F"/>
    <w:rsid w:val="003A70EA"/>
    <w:rsid w:val="003A7383"/>
    <w:rsid w:val="003A767A"/>
    <w:rsid w:val="003A79C8"/>
    <w:rsid w:val="003B024F"/>
    <w:rsid w:val="003B0309"/>
    <w:rsid w:val="003B07E9"/>
    <w:rsid w:val="003B0DF1"/>
    <w:rsid w:val="003B16DC"/>
    <w:rsid w:val="003B19F2"/>
    <w:rsid w:val="003B1BD7"/>
    <w:rsid w:val="003B1D5D"/>
    <w:rsid w:val="003B283A"/>
    <w:rsid w:val="003B2A0C"/>
    <w:rsid w:val="003B2A7E"/>
    <w:rsid w:val="003B2D43"/>
    <w:rsid w:val="003B3104"/>
    <w:rsid w:val="003B31C0"/>
    <w:rsid w:val="003B3308"/>
    <w:rsid w:val="003B3376"/>
    <w:rsid w:val="003B3515"/>
    <w:rsid w:val="003B36BA"/>
    <w:rsid w:val="003B3FDF"/>
    <w:rsid w:val="003B4013"/>
    <w:rsid w:val="003B5CF3"/>
    <w:rsid w:val="003B642D"/>
    <w:rsid w:val="003B647B"/>
    <w:rsid w:val="003B6B5E"/>
    <w:rsid w:val="003B71E3"/>
    <w:rsid w:val="003B7998"/>
    <w:rsid w:val="003B7BC8"/>
    <w:rsid w:val="003B7DA7"/>
    <w:rsid w:val="003C0DA3"/>
    <w:rsid w:val="003C110F"/>
    <w:rsid w:val="003C1F0F"/>
    <w:rsid w:val="003C2036"/>
    <w:rsid w:val="003C390D"/>
    <w:rsid w:val="003C3A3C"/>
    <w:rsid w:val="003C3B10"/>
    <w:rsid w:val="003C3CD7"/>
    <w:rsid w:val="003C4A5B"/>
    <w:rsid w:val="003C55FC"/>
    <w:rsid w:val="003C576D"/>
    <w:rsid w:val="003C5AAB"/>
    <w:rsid w:val="003C672F"/>
    <w:rsid w:val="003C722C"/>
    <w:rsid w:val="003C7CCC"/>
    <w:rsid w:val="003C7DBB"/>
    <w:rsid w:val="003D06CE"/>
    <w:rsid w:val="003D0E4F"/>
    <w:rsid w:val="003D275C"/>
    <w:rsid w:val="003D32B1"/>
    <w:rsid w:val="003D36EB"/>
    <w:rsid w:val="003D3FA0"/>
    <w:rsid w:val="003D50A3"/>
    <w:rsid w:val="003D56D9"/>
    <w:rsid w:val="003D5BB5"/>
    <w:rsid w:val="003D6CDB"/>
    <w:rsid w:val="003E01F1"/>
    <w:rsid w:val="003E04A1"/>
    <w:rsid w:val="003E0B72"/>
    <w:rsid w:val="003E1670"/>
    <w:rsid w:val="003E1859"/>
    <w:rsid w:val="003E227F"/>
    <w:rsid w:val="003E25B8"/>
    <w:rsid w:val="003E2889"/>
    <w:rsid w:val="003E2DF6"/>
    <w:rsid w:val="003E33FC"/>
    <w:rsid w:val="003E374E"/>
    <w:rsid w:val="003E3C8C"/>
    <w:rsid w:val="003E4515"/>
    <w:rsid w:val="003E4ADC"/>
    <w:rsid w:val="003E66BA"/>
    <w:rsid w:val="003E6F62"/>
    <w:rsid w:val="003E767E"/>
    <w:rsid w:val="003F016F"/>
    <w:rsid w:val="003F0778"/>
    <w:rsid w:val="003F09B8"/>
    <w:rsid w:val="003F0BC5"/>
    <w:rsid w:val="003F0E1F"/>
    <w:rsid w:val="003F1389"/>
    <w:rsid w:val="003F159E"/>
    <w:rsid w:val="003F1B7C"/>
    <w:rsid w:val="003F1D90"/>
    <w:rsid w:val="003F205E"/>
    <w:rsid w:val="003F21B8"/>
    <w:rsid w:val="003F2397"/>
    <w:rsid w:val="003F259A"/>
    <w:rsid w:val="003F2991"/>
    <w:rsid w:val="003F2B06"/>
    <w:rsid w:val="003F2FC4"/>
    <w:rsid w:val="003F31AA"/>
    <w:rsid w:val="003F3317"/>
    <w:rsid w:val="003F3548"/>
    <w:rsid w:val="003F3631"/>
    <w:rsid w:val="003F3735"/>
    <w:rsid w:val="003F43A6"/>
    <w:rsid w:val="003F4DB9"/>
    <w:rsid w:val="003F4E36"/>
    <w:rsid w:val="003F5257"/>
    <w:rsid w:val="003F5364"/>
    <w:rsid w:val="003F5BD6"/>
    <w:rsid w:val="003F6154"/>
    <w:rsid w:val="003F6382"/>
    <w:rsid w:val="003F6AB9"/>
    <w:rsid w:val="003F6C04"/>
    <w:rsid w:val="003F6D9F"/>
    <w:rsid w:val="003F6EBA"/>
    <w:rsid w:val="003F6F73"/>
    <w:rsid w:val="003F7CC9"/>
    <w:rsid w:val="003F7CE1"/>
    <w:rsid w:val="003F7E49"/>
    <w:rsid w:val="004001C1"/>
    <w:rsid w:val="00400D3E"/>
    <w:rsid w:val="00400EE2"/>
    <w:rsid w:val="00401074"/>
    <w:rsid w:val="0040185C"/>
    <w:rsid w:val="00401ABA"/>
    <w:rsid w:val="00401B6C"/>
    <w:rsid w:val="00401FEC"/>
    <w:rsid w:val="00402625"/>
    <w:rsid w:val="00402902"/>
    <w:rsid w:val="0040291D"/>
    <w:rsid w:val="00402A54"/>
    <w:rsid w:val="00402C6A"/>
    <w:rsid w:val="00402CD3"/>
    <w:rsid w:val="00402E59"/>
    <w:rsid w:val="004035A6"/>
    <w:rsid w:val="004038AD"/>
    <w:rsid w:val="004044AA"/>
    <w:rsid w:val="0040477F"/>
    <w:rsid w:val="00404A71"/>
    <w:rsid w:val="00404A8E"/>
    <w:rsid w:val="004050F8"/>
    <w:rsid w:val="00405738"/>
    <w:rsid w:val="00405B25"/>
    <w:rsid w:val="00405C7E"/>
    <w:rsid w:val="00405F08"/>
    <w:rsid w:val="00406337"/>
    <w:rsid w:val="00406F9D"/>
    <w:rsid w:val="004078FF"/>
    <w:rsid w:val="00407D03"/>
    <w:rsid w:val="00407F58"/>
    <w:rsid w:val="00410C32"/>
    <w:rsid w:val="00410CCE"/>
    <w:rsid w:val="0041287A"/>
    <w:rsid w:val="00412BB6"/>
    <w:rsid w:val="00412D18"/>
    <w:rsid w:val="004131A3"/>
    <w:rsid w:val="004134D7"/>
    <w:rsid w:val="0041390D"/>
    <w:rsid w:val="004143DD"/>
    <w:rsid w:val="0041452F"/>
    <w:rsid w:val="00414CE4"/>
    <w:rsid w:val="00414DC6"/>
    <w:rsid w:val="004162BA"/>
    <w:rsid w:val="004162DB"/>
    <w:rsid w:val="0041656C"/>
    <w:rsid w:val="0041694D"/>
    <w:rsid w:val="00416BA0"/>
    <w:rsid w:val="00417649"/>
    <w:rsid w:val="0041777D"/>
    <w:rsid w:val="00420292"/>
    <w:rsid w:val="004214B6"/>
    <w:rsid w:val="004216C3"/>
    <w:rsid w:val="00421A6F"/>
    <w:rsid w:val="00424288"/>
    <w:rsid w:val="00424763"/>
    <w:rsid w:val="00424A8B"/>
    <w:rsid w:val="00424E62"/>
    <w:rsid w:val="00425020"/>
    <w:rsid w:val="004250B2"/>
    <w:rsid w:val="00425119"/>
    <w:rsid w:val="00425361"/>
    <w:rsid w:val="004257BD"/>
    <w:rsid w:val="004258A6"/>
    <w:rsid w:val="004259A5"/>
    <w:rsid w:val="0042604E"/>
    <w:rsid w:val="004261D5"/>
    <w:rsid w:val="0042622D"/>
    <w:rsid w:val="0042648C"/>
    <w:rsid w:val="00426899"/>
    <w:rsid w:val="00426D1C"/>
    <w:rsid w:val="0042717D"/>
    <w:rsid w:val="004274BD"/>
    <w:rsid w:val="00427914"/>
    <w:rsid w:val="00427A93"/>
    <w:rsid w:val="00427C39"/>
    <w:rsid w:val="0043029F"/>
    <w:rsid w:val="004303C5"/>
    <w:rsid w:val="00430E6D"/>
    <w:rsid w:val="004315FB"/>
    <w:rsid w:val="00431BC1"/>
    <w:rsid w:val="00431DCE"/>
    <w:rsid w:val="00432067"/>
    <w:rsid w:val="00433245"/>
    <w:rsid w:val="00434EE2"/>
    <w:rsid w:val="00434FF6"/>
    <w:rsid w:val="00435277"/>
    <w:rsid w:val="00435298"/>
    <w:rsid w:val="0043554E"/>
    <w:rsid w:val="00436034"/>
    <w:rsid w:val="004362A2"/>
    <w:rsid w:val="004363CE"/>
    <w:rsid w:val="00436E33"/>
    <w:rsid w:val="00437044"/>
    <w:rsid w:val="00437413"/>
    <w:rsid w:val="00437919"/>
    <w:rsid w:val="0043795C"/>
    <w:rsid w:val="00437C46"/>
    <w:rsid w:val="00437D84"/>
    <w:rsid w:val="00440359"/>
    <w:rsid w:val="00440646"/>
    <w:rsid w:val="00440751"/>
    <w:rsid w:val="00440C5A"/>
    <w:rsid w:val="0044129E"/>
    <w:rsid w:val="0044140F"/>
    <w:rsid w:val="00441950"/>
    <w:rsid w:val="0044210E"/>
    <w:rsid w:val="00442132"/>
    <w:rsid w:val="0044225D"/>
    <w:rsid w:val="00442572"/>
    <w:rsid w:val="00442C26"/>
    <w:rsid w:val="00442C40"/>
    <w:rsid w:val="00442D4D"/>
    <w:rsid w:val="004436F1"/>
    <w:rsid w:val="0044396C"/>
    <w:rsid w:val="00443A5E"/>
    <w:rsid w:val="004449D4"/>
    <w:rsid w:val="00444E11"/>
    <w:rsid w:val="00444F56"/>
    <w:rsid w:val="004455EF"/>
    <w:rsid w:val="00445727"/>
    <w:rsid w:val="00445B62"/>
    <w:rsid w:val="00446267"/>
    <w:rsid w:val="00446298"/>
    <w:rsid w:val="0044656E"/>
    <w:rsid w:val="00446595"/>
    <w:rsid w:val="00446AFA"/>
    <w:rsid w:val="00446CCC"/>
    <w:rsid w:val="00447112"/>
    <w:rsid w:val="0044753D"/>
    <w:rsid w:val="00447641"/>
    <w:rsid w:val="0044791F"/>
    <w:rsid w:val="00447B2C"/>
    <w:rsid w:val="00450517"/>
    <w:rsid w:val="004506CC"/>
    <w:rsid w:val="004507E1"/>
    <w:rsid w:val="004509EA"/>
    <w:rsid w:val="00450DCC"/>
    <w:rsid w:val="00451D68"/>
    <w:rsid w:val="00451E47"/>
    <w:rsid w:val="00452973"/>
    <w:rsid w:val="00452B4B"/>
    <w:rsid w:val="00454457"/>
    <w:rsid w:val="00454756"/>
    <w:rsid w:val="00454D6B"/>
    <w:rsid w:val="0045524B"/>
    <w:rsid w:val="00455362"/>
    <w:rsid w:val="004557C5"/>
    <w:rsid w:val="004560C5"/>
    <w:rsid w:val="00456397"/>
    <w:rsid w:val="004566B4"/>
    <w:rsid w:val="0045672D"/>
    <w:rsid w:val="00456883"/>
    <w:rsid w:val="00456D79"/>
    <w:rsid w:val="00457513"/>
    <w:rsid w:val="00457DFA"/>
    <w:rsid w:val="004602B3"/>
    <w:rsid w:val="0046117C"/>
    <w:rsid w:val="004611B4"/>
    <w:rsid w:val="00461C95"/>
    <w:rsid w:val="0046220C"/>
    <w:rsid w:val="004625A3"/>
    <w:rsid w:val="004630E7"/>
    <w:rsid w:val="00463727"/>
    <w:rsid w:val="0046400A"/>
    <w:rsid w:val="004641B1"/>
    <w:rsid w:val="00464393"/>
    <w:rsid w:val="004645B5"/>
    <w:rsid w:val="00466270"/>
    <w:rsid w:val="00466298"/>
    <w:rsid w:val="004662C1"/>
    <w:rsid w:val="00466856"/>
    <w:rsid w:val="00466C4A"/>
    <w:rsid w:val="00470798"/>
    <w:rsid w:val="00470A11"/>
    <w:rsid w:val="0047120E"/>
    <w:rsid w:val="004718D1"/>
    <w:rsid w:val="00471F4F"/>
    <w:rsid w:val="00472166"/>
    <w:rsid w:val="00472CF0"/>
    <w:rsid w:val="00472F54"/>
    <w:rsid w:val="004732F6"/>
    <w:rsid w:val="004735B3"/>
    <w:rsid w:val="00473849"/>
    <w:rsid w:val="004739DC"/>
    <w:rsid w:val="00473A99"/>
    <w:rsid w:val="00474630"/>
    <w:rsid w:val="0047535A"/>
    <w:rsid w:val="00475659"/>
    <w:rsid w:val="004758D4"/>
    <w:rsid w:val="00475FA4"/>
    <w:rsid w:val="00476900"/>
    <w:rsid w:val="004774C1"/>
    <w:rsid w:val="0047755D"/>
    <w:rsid w:val="004805F5"/>
    <w:rsid w:val="00480C07"/>
    <w:rsid w:val="00481B11"/>
    <w:rsid w:val="004824FD"/>
    <w:rsid w:val="00482598"/>
    <w:rsid w:val="004829A8"/>
    <w:rsid w:val="004829D5"/>
    <w:rsid w:val="00482A73"/>
    <w:rsid w:val="00484E4E"/>
    <w:rsid w:val="00485877"/>
    <w:rsid w:val="00485B93"/>
    <w:rsid w:val="00485D3D"/>
    <w:rsid w:val="00485E53"/>
    <w:rsid w:val="004862B2"/>
    <w:rsid w:val="004864F4"/>
    <w:rsid w:val="00486C7B"/>
    <w:rsid w:val="00486E09"/>
    <w:rsid w:val="0048717A"/>
    <w:rsid w:val="00487F42"/>
    <w:rsid w:val="0049001E"/>
    <w:rsid w:val="0049010E"/>
    <w:rsid w:val="0049084B"/>
    <w:rsid w:val="004909AB"/>
    <w:rsid w:val="004915BA"/>
    <w:rsid w:val="00491E55"/>
    <w:rsid w:val="00492399"/>
    <w:rsid w:val="00492A35"/>
    <w:rsid w:val="004939D8"/>
    <w:rsid w:val="00493EE2"/>
    <w:rsid w:val="00494A3C"/>
    <w:rsid w:val="00494BC3"/>
    <w:rsid w:val="00495208"/>
    <w:rsid w:val="004954F7"/>
    <w:rsid w:val="00496A65"/>
    <w:rsid w:val="00496C07"/>
    <w:rsid w:val="00496DEE"/>
    <w:rsid w:val="00497006"/>
    <w:rsid w:val="00497226"/>
    <w:rsid w:val="004A01FF"/>
    <w:rsid w:val="004A1435"/>
    <w:rsid w:val="004A15C0"/>
    <w:rsid w:val="004A168E"/>
    <w:rsid w:val="004A2354"/>
    <w:rsid w:val="004A24B4"/>
    <w:rsid w:val="004A33FA"/>
    <w:rsid w:val="004A4290"/>
    <w:rsid w:val="004A443C"/>
    <w:rsid w:val="004A4487"/>
    <w:rsid w:val="004A48D7"/>
    <w:rsid w:val="004A4AFC"/>
    <w:rsid w:val="004A4D53"/>
    <w:rsid w:val="004A5194"/>
    <w:rsid w:val="004A52FC"/>
    <w:rsid w:val="004A550D"/>
    <w:rsid w:val="004A6842"/>
    <w:rsid w:val="004A6EFC"/>
    <w:rsid w:val="004A79AA"/>
    <w:rsid w:val="004A7F6D"/>
    <w:rsid w:val="004B0191"/>
    <w:rsid w:val="004B0384"/>
    <w:rsid w:val="004B073C"/>
    <w:rsid w:val="004B0937"/>
    <w:rsid w:val="004B163F"/>
    <w:rsid w:val="004B1839"/>
    <w:rsid w:val="004B2067"/>
    <w:rsid w:val="004B2364"/>
    <w:rsid w:val="004B2A22"/>
    <w:rsid w:val="004B2E40"/>
    <w:rsid w:val="004B360A"/>
    <w:rsid w:val="004B37C3"/>
    <w:rsid w:val="004B3B77"/>
    <w:rsid w:val="004B3BF2"/>
    <w:rsid w:val="004B3F12"/>
    <w:rsid w:val="004B4021"/>
    <w:rsid w:val="004B46D0"/>
    <w:rsid w:val="004B4917"/>
    <w:rsid w:val="004B49C9"/>
    <w:rsid w:val="004B4A7B"/>
    <w:rsid w:val="004B64FC"/>
    <w:rsid w:val="004B70AA"/>
    <w:rsid w:val="004B71B7"/>
    <w:rsid w:val="004B72A9"/>
    <w:rsid w:val="004B7523"/>
    <w:rsid w:val="004B784A"/>
    <w:rsid w:val="004B7F4E"/>
    <w:rsid w:val="004C0087"/>
    <w:rsid w:val="004C0617"/>
    <w:rsid w:val="004C0D9A"/>
    <w:rsid w:val="004C101D"/>
    <w:rsid w:val="004C1E4B"/>
    <w:rsid w:val="004C28F9"/>
    <w:rsid w:val="004C3BC1"/>
    <w:rsid w:val="004C4480"/>
    <w:rsid w:val="004C4497"/>
    <w:rsid w:val="004C5007"/>
    <w:rsid w:val="004C505A"/>
    <w:rsid w:val="004C58A7"/>
    <w:rsid w:val="004C6211"/>
    <w:rsid w:val="004C62D0"/>
    <w:rsid w:val="004C643D"/>
    <w:rsid w:val="004C6FC7"/>
    <w:rsid w:val="004C75E0"/>
    <w:rsid w:val="004C7792"/>
    <w:rsid w:val="004D0899"/>
    <w:rsid w:val="004D08D2"/>
    <w:rsid w:val="004D0F69"/>
    <w:rsid w:val="004D14C7"/>
    <w:rsid w:val="004D17B0"/>
    <w:rsid w:val="004D1E38"/>
    <w:rsid w:val="004D2284"/>
    <w:rsid w:val="004D234E"/>
    <w:rsid w:val="004D354E"/>
    <w:rsid w:val="004D36EE"/>
    <w:rsid w:val="004D3B95"/>
    <w:rsid w:val="004D3E31"/>
    <w:rsid w:val="004D4242"/>
    <w:rsid w:val="004D49FF"/>
    <w:rsid w:val="004D5C0C"/>
    <w:rsid w:val="004D6846"/>
    <w:rsid w:val="004D6884"/>
    <w:rsid w:val="004D7022"/>
    <w:rsid w:val="004D73A4"/>
    <w:rsid w:val="004D7704"/>
    <w:rsid w:val="004D789A"/>
    <w:rsid w:val="004D7BAA"/>
    <w:rsid w:val="004D7F9F"/>
    <w:rsid w:val="004E0228"/>
    <w:rsid w:val="004E0514"/>
    <w:rsid w:val="004E0DE7"/>
    <w:rsid w:val="004E185B"/>
    <w:rsid w:val="004E1968"/>
    <w:rsid w:val="004E1CA1"/>
    <w:rsid w:val="004E2159"/>
    <w:rsid w:val="004E22BD"/>
    <w:rsid w:val="004E324B"/>
    <w:rsid w:val="004E3460"/>
    <w:rsid w:val="004E346A"/>
    <w:rsid w:val="004E3484"/>
    <w:rsid w:val="004E43FF"/>
    <w:rsid w:val="004E44DB"/>
    <w:rsid w:val="004E4E3E"/>
    <w:rsid w:val="004E5095"/>
    <w:rsid w:val="004E569F"/>
    <w:rsid w:val="004E57BE"/>
    <w:rsid w:val="004E67FC"/>
    <w:rsid w:val="004E6BF9"/>
    <w:rsid w:val="004E6DC5"/>
    <w:rsid w:val="004E70CB"/>
    <w:rsid w:val="004E7A62"/>
    <w:rsid w:val="004F03F6"/>
    <w:rsid w:val="004F04E8"/>
    <w:rsid w:val="004F0632"/>
    <w:rsid w:val="004F0ACD"/>
    <w:rsid w:val="004F0C02"/>
    <w:rsid w:val="004F0C03"/>
    <w:rsid w:val="004F0EE5"/>
    <w:rsid w:val="004F0F68"/>
    <w:rsid w:val="004F140F"/>
    <w:rsid w:val="004F1C46"/>
    <w:rsid w:val="004F2535"/>
    <w:rsid w:val="004F29C5"/>
    <w:rsid w:val="004F2F4D"/>
    <w:rsid w:val="004F3D50"/>
    <w:rsid w:val="004F3F14"/>
    <w:rsid w:val="004F431F"/>
    <w:rsid w:val="004F446E"/>
    <w:rsid w:val="004F4755"/>
    <w:rsid w:val="004F4892"/>
    <w:rsid w:val="004F4A87"/>
    <w:rsid w:val="004F4B0B"/>
    <w:rsid w:val="004F50BE"/>
    <w:rsid w:val="004F5FC5"/>
    <w:rsid w:val="004F67DF"/>
    <w:rsid w:val="004F7260"/>
    <w:rsid w:val="004F7D67"/>
    <w:rsid w:val="00500CE5"/>
    <w:rsid w:val="005011B4"/>
    <w:rsid w:val="00501B2C"/>
    <w:rsid w:val="00501D3D"/>
    <w:rsid w:val="0050224D"/>
    <w:rsid w:val="00502542"/>
    <w:rsid w:val="005027D1"/>
    <w:rsid w:val="005032F1"/>
    <w:rsid w:val="005035D9"/>
    <w:rsid w:val="00503885"/>
    <w:rsid w:val="0050394F"/>
    <w:rsid w:val="00503D62"/>
    <w:rsid w:val="005040DE"/>
    <w:rsid w:val="00504131"/>
    <w:rsid w:val="005041E8"/>
    <w:rsid w:val="00504277"/>
    <w:rsid w:val="00504AF9"/>
    <w:rsid w:val="00504F7B"/>
    <w:rsid w:val="00505E7F"/>
    <w:rsid w:val="00505FEB"/>
    <w:rsid w:val="005062CB"/>
    <w:rsid w:val="00506398"/>
    <w:rsid w:val="005067C6"/>
    <w:rsid w:val="00506B4F"/>
    <w:rsid w:val="00506CDE"/>
    <w:rsid w:val="0050784B"/>
    <w:rsid w:val="005102CF"/>
    <w:rsid w:val="00511DEC"/>
    <w:rsid w:val="005131C8"/>
    <w:rsid w:val="005139A5"/>
    <w:rsid w:val="00514254"/>
    <w:rsid w:val="005149F8"/>
    <w:rsid w:val="00514CDA"/>
    <w:rsid w:val="00514DCF"/>
    <w:rsid w:val="00515272"/>
    <w:rsid w:val="00515509"/>
    <w:rsid w:val="005157A8"/>
    <w:rsid w:val="00515834"/>
    <w:rsid w:val="00516542"/>
    <w:rsid w:val="00516A06"/>
    <w:rsid w:val="00516E5D"/>
    <w:rsid w:val="005178C0"/>
    <w:rsid w:val="005204C5"/>
    <w:rsid w:val="00520C1C"/>
    <w:rsid w:val="00521005"/>
    <w:rsid w:val="00521270"/>
    <w:rsid w:val="00522F34"/>
    <w:rsid w:val="00522F9A"/>
    <w:rsid w:val="00523191"/>
    <w:rsid w:val="005237DA"/>
    <w:rsid w:val="00523881"/>
    <w:rsid w:val="0052454B"/>
    <w:rsid w:val="00525D50"/>
    <w:rsid w:val="00525E19"/>
    <w:rsid w:val="00526B16"/>
    <w:rsid w:val="00526EF7"/>
    <w:rsid w:val="005271F2"/>
    <w:rsid w:val="005273CC"/>
    <w:rsid w:val="005273E8"/>
    <w:rsid w:val="005279C9"/>
    <w:rsid w:val="005301A1"/>
    <w:rsid w:val="00530855"/>
    <w:rsid w:val="00530A1F"/>
    <w:rsid w:val="00530EF3"/>
    <w:rsid w:val="0053129C"/>
    <w:rsid w:val="005312EB"/>
    <w:rsid w:val="00531693"/>
    <w:rsid w:val="005316FB"/>
    <w:rsid w:val="005318C9"/>
    <w:rsid w:val="00531D76"/>
    <w:rsid w:val="00532139"/>
    <w:rsid w:val="0053214D"/>
    <w:rsid w:val="0053226B"/>
    <w:rsid w:val="005328A2"/>
    <w:rsid w:val="00532C3E"/>
    <w:rsid w:val="005332A1"/>
    <w:rsid w:val="0053347F"/>
    <w:rsid w:val="00533613"/>
    <w:rsid w:val="00533CB7"/>
    <w:rsid w:val="00534FBF"/>
    <w:rsid w:val="0053516B"/>
    <w:rsid w:val="0053532E"/>
    <w:rsid w:val="00535794"/>
    <w:rsid w:val="00535AF7"/>
    <w:rsid w:val="00535D1B"/>
    <w:rsid w:val="00537692"/>
    <w:rsid w:val="00540BC2"/>
    <w:rsid w:val="00541F87"/>
    <w:rsid w:val="005424A2"/>
    <w:rsid w:val="00543C57"/>
    <w:rsid w:val="00543CA4"/>
    <w:rsid w:val="00543F67"/>
    <w:rsid w:val="0054414C"/>
    <w:rsid w:val="00544311"/>
    <w:rsid w:val="00544CD3"/>
    <w:rsid w:val="00545125"/>
    <w:rsid w:val="00545203"/>
    <w:rsid w:val="005455F1"/>
    <w:rsid w:val="00546489"/>
    <w:rsid w:val="00546AE6"/>
    <w:rsid w:val="0054753E"/>
    <w:rsid w:val="0055014F"/>
    <w:rsid w:val="00550810"/>
    <w:rsid w:val="00550C90"/>
    <w:rsid w:val="005513C9"/>
    <w:rsid w:val="00551485"/>
    <w:rsid w:val="0055294C"/>
    <w:rsid w:val="00552B76"/>
    <w:rsid w:val="00552D07"/>
    <w:rsid w:val="00552EA4"/>
    <w:rsid w:val="005536C8"/>
    <w:rsid w:val="00554E36"/>
    <w:rsid w:val="005551C6"/>
    <w:rsid w:val="0055520F"/>
    <w:rsid w:val="00555402"/>
    <w:rsid w:val="00555756"/>
    <w:rsid w:val="00555936"/>
    <w:rsid w:val="00555939"/>
    <w:rsid w:val="00555989"/>
    <w:rsid w:val="00555ED7"/>
    <w:rsid w:val="00556D02"/>
    <w:rsid w:val="00557263"/>
    <w:rsid w:val="005575D4"/>
    <w:rsid w:val="0055764B"/>
    <w:rsid w:val="005577E9"/>
    <w:rsid w:val="00560486"/>
    <w:rsid w:val="00561462"/>
    <w:rsid w:val="005617C0"/>
    <w:rsid w:val="005617D5"/>
    <w:rsid w:val="00561889"/>
    <w:rsid w:val="005620B8"/>
    <w:rsid w:val="005621EB"/>
    <w:rsid w:val="00562459"/>
    <w:rsid w:val="00562B3F"/>
    <w:rsid w:val="00562F19"/>
    <w:rsid w:val="005632A9"/>
    <w:rsid w:val="00563B9C"/>
    <w:rsid w:val="00563CC2"/>
    <w:rsid w:val="00563D75"/>
    <w:rsid w:val="00563E82"/>
    <w:rsid w:val="00564117"/>
    <w:rsid w:val="0056426C"/>
    <w:rsid w:val="00564392"/>
    <w:rsid w:val="0056479E"/>
    <w:rsid w:val="005649E7"/>
    <w:rsid w:val="00564D6B"/>
    <w:rsid w:val="00564E8C"/>
    <w:rsid w:val="0056518E"/>
    <w:rsid w:val="00565527"/>
    <w:rsid w:val="005658AE"/>
    <w:rsid w:val="00565DBD"/>
    <w:rsid w:val="00566A72"/>
    <w:rsid w:val="00566FBC"/>
    <w:rsid w:val="00567329"/>
    <w:rsid w:val="005678AB"/>
    <w:rsid w:val="005679CA"/>
    <w:rsid w:val="005704B2"/>
    <w:rsid w:val="00570B23"/>
    <w:rsid w:val="005713A5"/>
    <w:rsid w:val="00571C51"/>
    <w:rsid w:val="0057238F"/>
    <w:rsid w:val="00572697"/>
    <w:rsid w:val="00572839"/>
    <w:rsid w:val="005729D2"/>
    <w:rsid w:val="00572B39"/>
    <w:rsid w:val="005730AB"/>
    <w:rsid w:val="005730AF"/>
    <w:rsid w:val="00573572"/>
    <w:rsid w:val="00574546"/>
    <w:rsid w:val="005745AF"/>
    <w:rsid w:val="0057504F"/>
    <w:rsid w:val="0057516D"/>
    <w:rsid w:val="00575564"/>
    <w:rsid w:val="0057633A"/>
    <w:rsid w:val="005773BD"/>
    <w:rsid w:val="0057754C"/>
    <w:rsid w:val="00577EEB"/>
    <w:rsid w:val="0058048D"/>
    <w:rsid w:val="0058051F"/>
    <w:rsid w:val="005807E9"/>
    <w:rsid w:val="00580B27"/>
    <w:rsid w:val="00580B29"/>
    <w:rsid w:val="00580B52"/>
    <w:rsid w:val="00580F68"/>
    <w:rsid w:val="00581341"/>
    <w:rsid w:val="00581B0F"/>
    <w:rsid w:val="00581CD0"/>
    <w:rsid w:val="0058299A"/>
    <w:rsid w:val="005831FB"/>
    <w:rsid w:val="00583217"/>
    <w:rsid w:val="00583311"/>
    <w:rsid w:val="00583F82"/>
    <w:rsid w:val="0058486A"/>
    <w:rsid w:val="00586489"/>
    <w:rsid w:val="00586B2F"/>
    <w:rsid w:val="0058763F"/>
    <w:rsid w:val="00587B67"/>
    <w:rsid w:val="0059001D"/>
    <w:rsid w:val="00590050"/>
    <w:rsid w:val="005906B3"/>
    <w:rsid w:val="005909A1"/>
    <w:rsid w:val="00590BC6"/>
    <w:rsid w:val="00590EDF"/>
    <w:rsid w:val="00591021"/>
    <w:rsid w:val="005912C6"/>
    <w:rsid w:val="005912E2"/>
    <w:rsid w:val="00591883"/>
    <w:rsid w:val="00591B8B"/>
    <w:rsid w:val="00591E12"/>
    <w:rsid w:val="00591F89"/>
    <w:rsid w:val="00592321"/>
    <w:rsid w:val="00592871"/>
    <w:rsid w:val="005932BA"/>
    <w:rsid w:val="00593623"/>
    <w:rsid w:val="0059398E"/>
    <w:rsid w:val="00593AC7"/>
    <w:rsid w:val="0059406D"/>
    <w:rsid w:val="0059411E"/>
    <w:rsid w:val="00594EAD"/>
    <w:rsid w:val="00594EFA"/>
    <w:rsid w:val="0059546A"/>
    <w:rsid w:val="00595D0B"/>
    <w:rsid w:val="0059608A"/>
    <w:rsid w:val="005974D7"/>
    <w:rsid w:val="005978C7"/>
    <w:rsid w:val="005A09A2"/>
    <w:rsid w:val="005A0DFB"/>
    <w:rsid w:val="005A0F91"/>
    <w:rsid w:val="005A2154"/>
    <w:rsid w:val="005A22CF"/>
    <w:rsid w:val="005A2A3B"/>
    <w:rsid w:val="005A2BFC"/>
    <w:rsid w:val="005A2C80"/>
    <w:rsid w:val="005A3A90"/>
    <w:rsid w:val="005A3CE5"/>
    <w:rsid w:val="005A44F2"/>
    <w:rsid w:val="005A4611"/>
    <w:rsid w:val="005A47CF"/>
    <w:rsid w:val="005A5032"/>
    <w:rsid w:val="005A5243"/>
    <w:rsid w:val="005A5367"/>
    <w:rsid w:val="005A5A1A"/>
    <w:rsid w:val="005A5F48"/>
    <w:rsid w:val="005A63B7"/>
    <w:rsid w:val="005A6420"/>
    <w:rsid w:val="005A76C9"/>
    <w:rsid w:val="005A7F1F"/>
    <w:rsid w:val="005B027B"/>
    <w:rsid w:val="005B0F21"/>
    <w:rsid w:val="005B1011"/>
    <w:rsid w:val="005B1B6D"/>
    <w:rsid w:val="005B2D0D"/>
    <w:rsid w:val="005B2E5E"/>
    <w:rsid w:val="005B3F4A"/>
    <w:rsid w:val="005B4F9E"/>
    <w:rsid w:val="005B501B"/>
    <w:rsid w:val="005B53DC"/>
    <w:rsid w:val="005B5D61"/>
    <w:rsid w:val="005B6FCD"/>
    <w:rsid w:val="005B7421"/>
    <w:rsid w:val="005B76E2"/>
    <w:rsid w:val="005B789F"/>
    <w:rsid w:val="005B7F2A"/>
    <w:rsid w:val="005B7FFC"/>
    <w:rsid w:val="005C144D"/>
    <w:rsid w:val="005C1793"/>
    <w:rsid w:val="005C2C5F"/>
    <w:rsid w:val="005C2EEF"/>
    <w:rsid w:val="005C35A3"/>
    <w:rsid w:val="005C35B5"/>
    <w:rsid w:val="005C36A2"/>
    <w:rsid w:val="005C393E"/>
    <w:rsid w:val="005C39B0"/>
    <w:rsid w:val="005C3A9C"/>
    <w:rsid w:val="005C44D3"/>
    <w:rsid w:val="005C4C9D"/>
    <w:rsid w:val="005C509E"/>
    <w:rsid w:val="005C5166"/>
    <w:rsid w:val="005C5332"/>
    <w:rsid w:val="005C589D"/>
    <w:rsid w:val="005C5FAE"/>
    <w:rsid w:val="005C6E89"/>
    <w:rsid w:val="005D068E"/>
    <w:rsid w:val="005D0A25"/>
    <w:rsid w:val="005D0BBE"/>
    <w:rsid w:val="005D0E63"/>
    <w:rsid w:val="005D1082"/>
    <w:rsid w:val="005D1A56"/>
    <w:rsid w:val="005D1F89"/>
    <w:rsid w:val="005D3322"/>
    <w:rsid w:val="005D33F8"/>
    <w:rsid w:val="005D356B"/>
    <w:rsid w:val="005D37C0"/>
    <w:rsid w:val="005D3E3A"/>
    <w:rsid w:val="005D44A0"/>
    <w:rsid w:val="005D468E"/>
    <w:rsid w:val="005D49BF"/>
    <w:rsid w:val="005D4C6D"/>
    <w:rsid w:val="005D5A13"/>
    <w:rsid w:val="005D612D"/>
    <w:rsid w:val="005D679D"/>
    <w:rsid w:val="005D696A"/>
    <w:rsid w:val="005D6E04"/>
    <w:rsid w:val="005D6ED4"/>
    <w:rsid w:val="005D6F4D"/>
    <w:rsid w:val="005D7B46"/>
    <w:rsid w:val="005E0212"/>
    <w:rsid w:val="005E072F"/>
    <w:rsid w:val="005E0820"/>
    <w:rsid w:val="005E0B30"/>
    <w:rsid w:val="005E1040"/>
    <w:rsid w:val="005E13C1"/>
    <w:rsid w:val="005E23A3"/>
    <w:rsid w:val="005E3328"/>
    <w:rsid w:val="005E3CAE"/>
    <w:rsid w:val="005E3F8C"/>
    <w:rsid w:val="005E42BC"/>
    <w:rsid w:val="005E4D26"/>
    <w:rsid w:val="005E4DFE"/>
    <w:rsid w:val="005E4F91"/>
    <w:rsid w:val="005E5750"/>
    <w:rsid w:val="005E58F7"/>
    <w:rsid w:val="005E5DE4"/>
    <w:rsid w:val="005E5EFD"/>
    <w:rsid w:val="005E63E4"/>
    <w:rsid w:val="005E67E3"/>
    <w:rsid w:val="005E6BAF"/>
    <w:rsid w:val="005E6D5D"/>
    <w:rsid w:val="005E71D1"/>
    <w:rsid w:val="005E7332"/>
    <w:rsid w:val="005E766B"/>
    <w:rsid w:val="005E7D22"/>
    <w:rsid w:val="005F022D"/>
    <w:rsid w:val="005F056E"/>
    <w:rsid w:val="005F0E07"/>
    <w:rsid w:val="005F2A5E"/>
    <w:rsid w:val="005F32DE"/>
    <w:rsid w:val="005F33AD"/>
    <w:rsid w:val="005F3518"/>
    <w:rsid w:val="005F3C85"/>
    <w:rsid w:val="005F3E81"/>
    <w:rsid w:val="005F40DF"/>
    <w:rsid w:val="005F413B"/>
    <w:rsid w:val="005F4BCD"/>
    <w:rsid w:val="005F5D30"/>
    <w:rsid w:val="005F6140"/>
    <w:rsid w:val="005F6205"/>
    <w:rsid w:val="005F6262"/>
    <w:rsid w:val="005F6B84"/>
    <w:rsid w:val="005F6E5C"/>
    <w:rsid w:val="00600D65"/>
    <w:rsid w:val="006012BE"/>
    <w:rsid w:val="00601A23"/>
    <w:rsid w:val="00601DC0"/>
    <w:rsid w:val="0060215C"/>
    <w:rsid w:val="006022A0"/>
    <w:rsid w:val="006028F6"/>
    <w:rsid w:val="006030CC"/>
    <w:rsid w:val="006032EF"/>
    <w:rsid w:val="00603A21"/>
    <w:rsid w:val="00603BEC"/>
    <w:rsid w:val="0060487E"/>
    <w:rsid w:val="00605207"/>
    <w:rsid w:val="00605304"/>
    <w:rsid w:val="00605465"/>
    <w:rsid w:val="00605BDE"/>
    <w:rsid w:val="00607565"/>
    <w:rsid w:val="00607AA6"/>
    <w:rsid w:val="00610650"/>
    <w:rsid w:val="00610954"/>
    <w:rsid w:val="00611335"/>
    <w:rsid w:val="006122A1"/>
    <w:rsid w:val="00612BDA"/>
    <w:rsid w:val="006136F5"/>
    <w:rsid w:val="006147FC"/>
    <w:rsid w:val="006149F1"/>
    <w:rsid w:val="00614BE1"/>
    <w:rsid w:val="006150E2"/>
    <w:rsid w:val="00615D7B"/>
    <w:rsid w:val="00616019"/>
    <w:rsid w:val="006161F7"/>
    <w:rsid w:val="00616643"/>
    <w:rsid w:val="0061743D"/>
    <w:rsid w:val="00617B25"/>
    <w:rsid w:val="00617CE6"/>
    <w:rsid w:val="00617ED4"/>
    <w:rsid w:val="00620F91"/>
    <w:rsid w:val="00621A13"/>
    <w:rsid w:val="00621B4D"/>
    <w:rsid w:val="00621BE6"/>
    <w:rsid w:val="006229FA"/>
    <w:rsid w:val="00622A5E"/>
    <w:rsid w:val="00623452"/>
    <w:rsid w:val="00623792"/>
    <w:rsid w:val="006240BD"/>
    <w:rsid w:val="00624162"/>
    <w:rsid w:val="00624331"/>
    <w:rsid w:val="0062434E"/>
    <w:rsid w:val="00624636"/>
    <w:rsid w:val="00624D83"/>
    <w:rsid w:val="00625809"/>
    <w:rsid w:val="00625EFF"/>
    <w:rsid w:val="006266BE"/>
    <w:rsid w:val="0062683B"/>
    <w:rsid w:val="00627153"/>
    <w:rsid w:val="006273A7"/>
    <w:rsid w:val="00627402"/>
    <w:rsid w:val="0062758B"/>
    <w:rsid w:val="00627C20"/>
    <w:rsid w:val="00627EB8"/>
    <w:rsid w:val="00630287"/>
    <w:rsid w:val="00630682"/>
    <w:rsid w:val="00630A81"/>
    <w:rsid w:val="00630E9F"/>
    <w:rsid w:val="006310F3"/>
    <w:rsid w:val="0063122F"/>
    <w:rsid w:val="0063171F"/>
    <w:rsid w:val="00631887"/>
    <w:rsid w:val="006319BB"/>
    <w:rsid w:val="00631BF3"/>
    <w:rsid w:val="00632661"/>
    <w:rsid w:val="006329AA"/>
    <w:rsid w:val="00632D40"/>
    <w:rsid w:val="006337D6"/>
    <w:rsid w:val="00634166"/>
    <w:rsid w:val="00634DBE"/>
    <w:rsid w:val="00634F2F"/>
    <w:rsid w:val="00634F3F"/>
    <w:rsid w:val="006351D1"/>
    <w:rsid w:val="006353E5"/>
    <w:rsid w:val="00635543"/>
    <w:rsid w:val="00635763"/>
    <w:rsid w:val="00635783"/>
    <w:rsid w:val="0063588B"/>
    <w:rsid w:val="00635C96"/>
    <w:rsid w:val="00635E61"/>
    <w:rsid w:val="00635EC8"/>
    <w:rsid w:val="006360B3"/>
    <w:rsid w:val="0063652E"/>
    <w:rsid w:val="00636A00"/>
    <w:rsid w:val="00636F6E"/>
    <w:rsid w:val="00637072"/>
    <w:rsid w:val="0063725F"/>
    <w:rsid w:val="00637730"/>
    <w:rsid w:val="00637A5D"/>
    <w:rsid w:val="00637D04"/>
    <w:rsid w:val="0064095C"/>
    <w:rsid w:val="00640EC0"/>
    <w:rsid w:val="00640F3A"/>
    <w:rsid w:val="00640F73"/>
    <w:rsid w:val="00640F7A"/>
    <w:rsid w:val="006411BF"/>
    <w:rsid w:val="00641846"/>
    <w:rsid w:val="006419B6"/>
    <w:rsid w:val="006419BD"/>
    <w:rsid w:val="00641E1D"/>
    <w:rsid w:val="00641FED"/>
    <w:rsid w:val="006425D0"/>
    <w:rsid w:val="006425EC"/>
    <w:rsid w:val="00642629"/>
    <w:rsid w:val="00642885"/>
    <w:rsid w:val="006428A1"/>
    <w:rsid w:val="00642BF6"/>
    <w:rsid w:val="006435E9"/>
    <w:rsid w:val="00643AC6"/>
    <w:rsid w:val="00643CDA"/>
    <w:rsid w:val="00643D27"/>
    <w:rsid w:val="00643D5E"/>
    <w:rsid w:val="006441F1"/>
    <w:rsid w:val="00644992"/>
    <w:rsid w:val="006450B4"/>
    <w:rsid w:val="00645647"/>
    <w:rsid w:val="006459C3"/>
    <w:rsid w:val="00645D22"/>
    <w:rsid w:val="00646BB2"/>
    <w:rsid w:val="00646D8B"/>
    <w:rsid w:val="00646E64"/>
    <w:rsid w:val="006476ED"/>
    <w:rsid w:val="006479BE"/>
    <w:rsid w:val="0065039F"/>
    <w:rsid w:val="00650528"/>
    <w:rsid w:val="00650B6B"/>
    <w:rsid w:val="00651CC6"/>
    <w:rsid w:val="00651CDF"/>
    <w:rsid w:val="00651E14"/>
    <w:rsid w:val="00652378"/>
    <w:rsid w:val="0065295A"/>
    <w:rsid w:val="00652BCE"/>
    <w:rsid w:val="006530A3"/>
    <w:rsid w:val="00653850"/>
    <w:rsid w:val="00653973"/>
    <w:rsid w:val="00654062"/>
    <w:rsid w:val="00654B02"/>
    <w:rsid w:val="00654D02"/>
    <w:rsid w:val="00654D2B"/>
    <w:rsid w:val="006552EA"/>
    <w:rsid w:val="00655A71"/>
    <w:rsid w:val="00655AF8"/>
    <w:rsid w:val="00655B58"/>
    <w:rsid w:val="00655C94"/>
    <w:rsid w:val="00655F62"/>
    <w:rsid w:val="00656014"/>
    <w:rsid w:val="00656804"/>
    <w:rsid w:val="00656EBC"/>
    <w:rsid w:val="0065763E"/>
    <w:rsid w:val="006576A2"/>
    <w:rsid w:val="006579C2"/>
    <w:rsid w:val="006603FE"/>
    <w:rsid w:val="006606C4"/>
    <w:rsid w:val="00660B29"/>
    <w:rsid w:val="00660C3B"/>
    <w:rsid w:val="00660E7F"/>
    <w:rsid w:val="00661507"/>
    <w:rsid w:val="006621E7"/>
    <w:rsid w:val="00662BCA"/>
    <w:rsid w:val="006635AB"/>
    <w:rsid w:val="00665C1F"/>
    <w:rsid w:val="00665CA9"/>
    <w:rsid w:val="00665CCF"/>
    <w:rsid w:val="00665E96"/>
    <w:rsid w:val="006661BE"/>
    <w:rsid w:val="00666759"/>
    <w:rsid w:val="00666DC5"/>
    <w:rsid w:val="0066700A"/>
    <w:rsid w:val="00667349"/>
    <w:rsid w:val="006677B9"/>
    <w:rsid w:val="006702CE"/>
    <w:rsid w:val="0067083F"/>
    <w:rsid w:val="006709CF"/>
    <w:rsid w:val="00670E80"/>
    <w:rsid w:val="00671C36"/>
    <w:rsid w:val="00672C5B"/>
    <w:rsid w:val="00672E09"/>
    <w:rsid w:val="00673B8C"/>
    <w:rsid w:val="00674686"/>
    <w:rsid w:val="00674C28"/>
    <w:rsid w:val="00674F80"/>
    <w:rsid w:val="00675A13"/>
    <w:rsid w:val="00675A8D"/>
    <w:rsid w:val="006763C8"/>
    <w:rsid w:val="00676901"/>
    <w:rsid w:val="00676A1B"/>
    <w:rsid w:val="00677E84"/>
    <w:rsid w:val="006800CC"/>
    <w:rsid w:val="00680B8E"/>
    <w:rsid w:val="0068135F"/>
    <w:rsid w:val="006816AA"/>
    <w:rsid w:val="0068182D"/>
    <w:rsid w:val="00681B13"/>
    <w:rsid w:val="00682285"/>
    <w:rsid w:val="006824ED"/>
    <w:rsid w:val="0068264E"/>
    <w:rsid w:val="00682E5E"/>
    <w:rsid w:val="00684C09"/>
    <w:rsid w:val="00685020"/>
    <w:rsid w:val="00685B72"/>
    <w:rsid w:val="00685B85"/>
    <w:rsid w:val="00685E17"/>
    <w:rsid w:val="006862AF"/>
    <w:rsid w:val="00686C69"/>
    <w:rsid w:val="00687347"/>
    <w:rsid w:val="00687444"/>
    <w:rsid w:val="00687809"/>
    <w:rsid w:val="0068784A"/>
    <w:rsid w:val="006900FB"/>
    <w:rsid w:val="00690F0D"/>
    <w:rsid w:val="0069120D"/>
    <w:rsid w:val="00691648"/>
    <w:rsid w:val="00691D7F"/>
    <w:rsid w:val="00691DA5"/>
    <w:rsid w:val="00691E02"/>
    <w:rsid w:val="006923A5"/>
    <w:rsid w:val="006927D8"/>
    <w:rsid w:val="006935DD"/>
    <w:rsid w:val="006937E2"/>
    <w:rsid w:val="00693ED4"/>
    <w:rsid w:val="00694449"/>
    <w:rsid w:val="006945C5"/>
    <w:rsid w:val="00694603"/>
    <w:rsid w:val="006947F4"/>
    <w:rsid w:val="00694D44"/>
    <w:rsid w:val="00694D77"/>
    <w:rsid w:val="00695366"/>
    <w:rsid w:val="00695784"/>
    <w:rsid w:val="00695854"/>
    <w:rsid w:val="00695974"/>
    <w:rsid w:val="00695BE0"/>
    <w:rsid w:val="006963AA"/>
    <w:rsid w:val="00696598"/>
    <w:rsid w:val="00696876"/>
    <w:rsid w:val="00697441"/>
    <w:rsid w:val="006976E4"/>
    <w:rsid w:val="00697C4A"/>
    <w:rsid w:val="00697CB5"/>
    <w:rsid w:val="00697E62"/>
    <w:rsid w:val="006A12D5"/>
    <w:rsid w:val="006A1765"/>
    <w:rsid w:val="006A1910"/>
    <w:rsid w:val="006A19B5"/>
    <w:rsid w:val="006A2A6D"/>
    <w:rsid w:val="006A2AC6"/>
    <w:rsid w:val="006A2C3D"/>
    <w:rsid w:val="006A2E9D"/>
    <w:rsid w:val="006A30D9"/>
    <w:rsid w:val="006A357A"/>
    <w:rsid w:val="006A399D"/>
    <w:rsid w:val="006A39B7"/>
    <w:rsid w:val="006A3A5B"/>
    <w:rsid w:val="006A3BB3"/>
    <w:rsid w:val="006A3CB7"/>
    <w:rsid w:val="006A4271"/>
    <w:rsid w:val="006A49F9"/>
    <w:rsid w:val="006A527B"/>
    <w:rsid w:val="006A5458"/>
    <w:rsid w:val="006A576F"/>
    <w:rsid w:val="006A6071"/>
    <w:rsid w:val="006A650B"/>
    <w:rsid w:val="006A6A88"/>
    <w:rsid w:val="006A7091"/>
    <w:rsid w:val="006A74EF"/>
    <w:rsid w:val="006A78CC"/>
    <w:rsid w:val="006A79A5"/>
    <w:rsid w:val="006A7E8B"/>
    <w:rsid w:val="006B066D"/>
    <w:rsid w:val="006B0A9F"/>
    <w:rsid w:val="006B0EEB"/>
    <w:rsid w:val="006B1288"/>
    <w:rsid w:val="006B18A8"/>
    <w:rsid w:val="006B2634"/>
    <w:rsid w:val="006B32B5"/>
    <w:rsid w:val="006B35E9"/>
    <w:rsid w:val="006B3862"/>
    <w:rsid w:val="006B39CE"/>
    <w:rsid w:val="006B40AF"/>
    <w:rsid w:val="006B41E0"/>
    <w:rsid w:val="006B533A"/>
    <w:rsid w:val="006B54A2"/>
    <w:rsid w:val="006B5566"/>
    <w:rsid w:val="006B5602"/>
    <w:rsid w:val="006B5756"/>
    <w:rsid w:val="006B575A"/>
    <w:rsid w:val="006B58CF"/>
    <w:rsid w:val="006B59F6"/>
    <w:rsid w:val="006B5E65"/>
    <w:rsid w:val="006B5FE9"/>
    <w:rsid w:val="006B6413"/>
    <w:rsid w:val="006B685F"/>
    <w:rsid w:val="006B69A7"/>
    <w:rsid w:val="006B6A44"/>
    <w:rsid w:val="006B7119"/>
    <w:rsid w:val="006B72EE"/>
    <w:rsid w:val="006B789F"/>
    <w:rsid w:val="006B7C03"/>
    <w:rsid w:val="006B7CFC"/>
    <w:rsid w:val="006B7D01"/>
    <w:rsid w:val="006C0238"/>
    <w:rsid w:val="006C0686"/>
    <w:rsid w:val="006C089F"/>
    <w:rsid w:val="006C0A36"/>
    <w:rsid w:val="006C0F2E"/>
    <w:rsid w:val="006C10FE"/>
    <w:rsid w:val="006C112A"/>
    <w:rsid w:val="006C1163"/>
    <w:rsid w:val="006C2244"/>
    <w:rsid w:val="006C2437"/>
    <w:rsid w:val="006C24FE"/>
    <w:rsid w:val="006C25DE"/>
    <w:rsid w:val="006C2D12"/>
    <w:rsid w:val="006C32B8"/>
    <w:rsid w:val="006C32DD"/>
    <w:rsid w:val="006C34E6"/>
    <w:rsid w:val="006C3B69"/>
    <w:rsid w:val="006C45F0"/>
    <w:rsid w:val="006C476B"/>
    <w:rsid w:val="006C52C9"/>
    <w:rsid w:val="006C5812"/>
    <w:rsid w:val="006C5941"/>
    <w:rsid w:val="006C59A3"/>
    <w:rsid w:val="006C5C3B"/>
    <w:rsid w:val="006C5DA8"/>
    <w:rsid w:val="006C616E"/>
    <w:rsid w:val="006C64E3"/>
    <w:rsid w:val="006C6C2D"/>
    <w:rsid w:val="006C6CE1"/>
    <w:rsid w:val="006C715D"/>
    <w:rsid w:val="006C763C"/>
    <w:rsid w:val="006C76C7"/>
    <w:rsid w:val="006D00AE"/>
    <w:rsid w:val="006D0B95"/>
    <w:rsid w:val="006D254F"/>
    <w:rsid w:val="006D268A"/>
    <w:rsid w:val="006D2733"/>
    <w:rsid w:val="006D2838"/>
    <w:rsid w:val="006D375E"/>
    <w:rsid w:val="006D393D"/>
    <w:rsid w:val="006D4B42"/>
    <w:rsid w:val="006D4B81"/>
    <w:rsid w:val="006D52AA"/>
    <w:rsid w:val="006D5994"/>
    <w:rsid w:val="006D6228"/>
    <w:rsid w:val="006D6399"/>
    <w:rsid w:val="006D6A36"/>
    <w:rsid w:val="006D6E42"/>
    <w:rsid w:val="006D6F6D"/>
    <w:rsid w:val="006D7247"/>
    <w:rsid w:val="006D732F"/>
    <w:rsid w:val="006E07B8"/>
    <w:rsid w:val="006E14A2"/>
    <w:rsid w:val="006E1A70"/>
    <w:rsid w:val="006E2287"/>
    <w:rsid w:val="006E2605"/>
    <w:rsid w:val="006E2AB3"/>
    <w:rsid w:val="006E3BCE"/>
    <w:rsid w:val="006E44AB"/>
    <w:rsid w:val="006E46EF"/>
    <w:rsid w:val="006E47FE"/>
    <w:rsid w:val="006E4FD5"/>
    <w:rsid w:val="006E55DB"/>
    <w:rsid w:val="006E6605"/>
    <w:rsid w:val="006E66DB"/>
    <w:rsid w:val="006E6FEE"/>
    <w:rsid w:val="006E6FF8"/>
    <w:rsid w:val="006E74BC"/>
    <w:rsid w:val="006F06DA"/>
    <w:rsid w:val="006F0A46"/>
    <w:rsid w:val="006F0B8C"/>
    <w:rsid w:val="006F1192"/>
    <w:rsid w:val="006F1239"/>
    <w:rsid w:val="006F1CD1"/>
    <w:rsid w:val="006F25BD"/>
    <w:rsid w:val="006F26D5"/>
    <w:rsid w:val="006F282A"/>
    <w:rsid w:val="006F2B0F"/>
    <w:rsid w:val="006F2D16"/>
    <w:rsid w:val="006F2F64"/>
    <w:rsid w:val="006F3145"/>
    <w:rsid w:val="006F341C"/>
    <w:rsid w:val="006F3871"/>
    <w:rsid w:val="006F3A3B"/>
    <w:rsid w:val="006F3C39"/>
    <w:rsid w:val="006F4DEE"/>
    <w:rsid w:val="006F4E9D"/>
    <w:rsid w:val="006F5698"/>
    <w:rsid w:val="006F58A6"/>
    <w:rsid w:val="006F6D0D"/>
    <w:rsid w:val="006F6EC5"/>
    <w:rsid w:val="006F7331"/>
    <w:rsid w:val="006F7A86"/>
    <w:rsid w:val="00700325"/>
    <w:rsid w:val="0070044E"/>
    <w:rsid w:val="007008EF"/>
    <w:rsid w:val="00700BBC"/>
    <w:rsid w:val="00700EA1"/>
    <w:rsid w:val="00700FC7"/>
    <w:rsid w:val="00701311"/>
    <w:rsid w:val="007015D1"/>
    <w:rsid w:val="00702562"/>
    <w:rsid w:val="007029CF"/>
    <w:rsid w:val="00703099"/>
    <w:rsid w:val="00703630"/>
    <w:rsid w:val="00703BD1"/>
    <w:rsid w:val="00703D94"/>
    <w:rsid w:val="00704F76"/>
    <w:rsid w:val="00705D56"/>
    <w:rsid w:val="0070604B"/>
    <w:rsid w:val="00706748"/>
    <w:rsid w:val="0070690B"/>
    <w:rsid w:val="007069E6"/>
    <w:rsid w:val="007122E2"/>
    <w:rsid w:val="007129D8"/>
    <w:rsid w:val="00713FA9"/>
    <w:rsid w:val="00714433"/>
    <w:rsid w:val="007146BB"/>
    <w:rsid w:val="007147D2"/>
    <w:rsid w:val="00714ACB"/>
    <w:rsid w:val="00714B17"/>
    <w:rsid w:val="00715085"/>
    <w:rsid w:val="007151D3"/>
    <w:rsid w:val="007154A6"/>
    <w:rsid w:val="007155FF"/>
    <w:rsid w:val="00715763"/>
    <w:rsid w:val="0071587F"/>
    <w:rsid w:val="00715941"/>
    <w:rsid w:val="00716E17"/>
    <w:rsid w:val="00720C4E"/>
    <w:rsid w:val="00720DE0"/>
    <w:rsid w:val="00721426"/>
    <w:rsid w:val="00721509"/>
    <w:rsid w:val="0072185E"/>
    <w:rsid w:val="00721D0C"/>
    <w:rsid w:val="00723668"/>
    <w:rsid w:val="00723716"/>
    <w:rsid w:val="007241D5"/>
    <w:rsid w:val="0072421C"/>
    <w:rsid w:val="00725010"/>
    <w:rsid w:val="007253C0"/>
    <w:rsid w:val="00725683"/>
    <w:rsid w:val="00725756"/>
    <w:rsid w:val="00725D34"/>
    <w:rsid w:val="00726B73"/>
    <w:rsid w:val="00727134"/>
    <w:rsid w:val="0072795A"/>
    <w:rsid w:val="00727AED"/>
    <w:rsid w:val="00730378"/>
    <w:rsid w:val="00730396"/>
    <w:rsid w:val="007304C9"/>
    <w:rsid w:val="00730DC6"/>
    <w:rsid w:val="00730F1D"/>
    <w:rsid w:val="0073125C"/>
    <w:rsid w:val="007313C8"/>
    <w:rsid w:val="00731B5C"/>
    <w:rsid w:val="007324E0"/>
    <w:rsid w:val="007325B0"/>
    <w:rsid w:val="0073290E"/>
    <w:rsid w:val="00732E9C"/>
    <w:rsid w:val="0073348C"/>
    <w:rsid w:val="00733C38"/>
    <w:rsid w:val="00733E4E"/>
    <w:rsid w:val="00734C7D"/>
    <w:rsid w:val="00734F62"/>
    <w:rsid w:val="00735BC1"/>
    <w:rsid w:val="0073679E"/>
    <w:rsid w:val="00736AE8"/>
    <w:rsid w:val="00736DBE"/>
    <w:rsid w:val="00740A2B"/>
    <w:rsid w:val="00740C93"/>
    <w:rsid w:val="00740DBC"/>
    <w:rsid w:val="00741893"/>
    <w:rsid w:val="00741BFE"/>
    <w:rsid w:val="007421B8"/>
    <w:rsid w:val="00742314"/>
    <w:rsid w:val="007427B6"/>
    <w:rsid w:val="00742C63"/>
    <w:rsid w:val="00742D9B"/>
    <w:rsid w:val="00743067"/>
    <w:rsid w:val="0074347B"/>
    <w:rsid w:val="00743732"/>
    <w:rsid w:val="00743DC8"/>
    <w:rsid w:val="0074414D"/>
    <w:rsid w:val="00744637"/>
    <w:rsid w:val="00744A99"/>
    <w:rsid w:val="007460B0"/>
    <w:rsid w:val="007464C5"/>
    <w:rsid w:val="007464F2"/>
    <w:rsid w:val="00746BD6"/>
    <w:rsid w:val="007470E2"/>
    <w:rsid w:val="0075063F"/>
    <w:rsid w:val="00751048"/>
    <w:rsid w:val="00751229"/>
    <w:rsid w:val="00751613"/>
    <w:rsid w:val="00751754"/>
    <w:rsid w:val="00751802"/>
    <w:rsid w:val="00752A22"/>
    <w:rsid w:val="007532C5"/>
    <w:rsid w:val="007533ED"/>
    <w:rsid w:val="0075358D"/>
    <w:rsid w:val="007537A9"/>
    <w:rsid w:val="00753D0F"/>
    <w:rsid w:val="00753F55"/>
    <w:rsid w:val="007540AF"/>
    <w:rsid w:val="007540F3"/>
    <w:rsid w:val="007542BF"/>
    <w:rsid w:val="007552AA"/>
    <w:rsid w:val="007553A4"/>
    <w:rsid w:val="007556E4"/>
    <w:rsid w:val="007558C0"/>
    <w:rsid w:val="007558F4"/>
    <w:rsid w:val="007561D9"/>
    <w:rsid w:val="007562A4"/>
    <w:rsid w:val="007563F3"/>
    <w:rsid w:val="00756520"/>
    <w:rsid w:val="00756AB4"/>
    <w:rsid w:val="00756B4C"/>
    <w:rsid w:val="00756ED6"/>
    <w:rsid w:val="00760248"/>
    <w:rsid w:val="007604DB"/>
    <w:rsid w:val="00760BA6"/>
    <w:rsid w:val="00760FA0"/>
    <w:rsid w:val="00761C34"/>
    <w:rsid w:val="00762066"/>
    <w:rsid w:val="00762923"/>
    <w:rsid w:val="00762BDF"/>
    <w:rsid w:val="007630ED"/>
    <w:rsid w:val="00763278"/>
    <w:rsid w:val="0076346E"/>
    <w:rsid w:val="00763814"/>
    <w:rsid w:val="00763960"/>
    <w:rsid w:val="007640E2"/>
    <w:rsid w:val="0076431B"/>
    <w:rsid w:val="007643EB"/>
    <w:rsid w:val="0076479B"/>
    <w:rsid w:val="00764ABE"/>
    <w:rsid w:val="00765342"/>
    <w:rsid w:val="0076564D"/>
    <w:rsid w:val="00765AB3"/>
    <w:rsid w:val="007661B1"/>
    <w:rsid w:val="00766DC0"/>
    <w:rsid w:val="00767076"/>
    <w:rsid w:val="0076715B"/>
    <w:rsid w:val="00767D68"/>
    <w:rsid w:val="00770077"/>
    <w:rsid w:val="007701C3"/>
    <w:rsid w:val="007705C1"/>
    <w:rsid w:val="00770E29"/>
    <w:rsid w:val="007716C8"/>
    <w:rsid w:val="007716DD"/>
    <w:rsid w:val="00771771"/>
    <w:rsid w:val="00771EA1"/>
    <w:rsid w:val="00772DC1"/>
    <w:rsid w:val="00772F0E"/>
    <w:rsid w:val="00772F22"/>
    <w:rsid w:val="007734E2"/>
    <w:rsid w:val="007737A7"/>
    <w:rsid w:val="00773E14"/>
    <w:rsid w:val="007743FC"/>
    <w:rsid w:val="00774518"/>
    <w:rsid w:val="00774E80"/>
    <w:rsid w:val="00775069"/>
    <w:rsid w:val="0077522C"/>
    <w:rsid w:val="0077537C"/>
    <w:rsid w:val="00775824"/>
    <w:rsid w:val="00777137"/>
    <w:rsid w:val="007803EA"/>
    <w:rsid w:val="00780DA4"/>
    <w:rsid w:val="0078112B"/>
    <w:rsid w:val="00781F65"/>
    <w:rsid w:val="00781F72"/>
    <w:rsid w:val="0078202E"/>
    <w:rsid w:val="00782092"/>
    <w:rsid w:val="00782636"/>
    <w:rsid w:val="0078286D"/>
    <w:rsid w:val="007828BA"/>
    <w:rsid w:val="007828E1"/>
    <w:rsid w:val="00782CAC"/>
    <w:rsid w:val="00782E8C"/>
    <w:rsid w:val="007834E3"/>
    <w:rsid w:val="00783601"/>
    <w:rsid w:val="00783B5D"/>
    <w:rsid w:val="00783E7D"/>
    <w:rsid w:val="00784719"/>
    <w:rsid w:val="00784A84"/>
    <w:rsid w:val="00784EBF"/>
    <w:rsid w:val="00785222"/>
    <w:rsid w:val="0078558B"/>
    <w:rsid w:val="007859DB"/>
    <w:rsid w:val="00785E35"/>
    <w:rsid w:val="00785E66"/>
    <w:rsid w:val="007866D2"/>
    <w:rsid w:val="00786E1D"/>
    <w:rsid w:val="00787B2B"/>
    <w:rsid w:val="00787CEF"/>
    <w:rsid w:val="00789B16"/>
    <w:rsid w:val="00790406"/>
    <w:rsid w:val="0079149D"/>
    <w:rsid w:val="007917A3"/>
    <w:rsid w:val="00791A3F"/>
    <w:rsid w:val="00792344"/>
    <w:rsid w:val="007929DF"/>
    <w:rsid w:val="00792D93"/>
    <w:rsid w:val="00792F4C"/>
    <w:rsid w:val="0079315E"/>
    <w:rsid w:val="0079333D"/>
    <w:rsid w:val="00793E36"/>
    <w:rsid w:val="0079444A"/>
    <w:rsid w:val="00794B91"/>
    <w:rsid w:val="00794DE0"/>
    <w:rsid w:val="00794F82"/>
    <w:rsid w:val="00795DC0"/>
    <w:rsid w:val="00795DC5"/>
    <w:rsid w:val="00795DF0"/>
    <w:rsid w:val="007961C6"/>
    <w:rsid w:val="00796340"/>
    <w:rsid w:val="00797741"/>
    <w:rsid w:val="007A0002"/>
    <w:rsid w:val="007A0818"/>
    <w:rsid w:val="007A0CA3"/>
    <w:rsid w:val="007A1869"/>
    <w:rsid w:val="007A1CA1"/>
    <w:rsid w:val="007A1F98"/>
    <w:rsid w:val="007A22A3"/>
    <w:rsid w:val="007A232F"/>
    <w:rsid w:val="007A23C3"/>
    <w:rsid w:val="007A26A3"/>
    <w:rsid w:val="007A272D"/>
    <w:rsid w:val="007A27B3"/>
    <w:rsid w:val="007A2AC6"/>
    <w:rsid w:val="007A2C8C"/>
    <w:rsid w:val="007A3136"/>
    <w:rsid w:val="007A32C7"/>
    <w:rsid w:val="007A363F"/>
    <w:rsid w:val="007A3813"/>
    <w:rsid w:val="007A40E2"/>
    <w:rsid w:val="007A449E"/>
    <w:rsid w:val="007A4A3C"/>
    <w:rsid w:val="007A4C07"/>
    <w:rsid w:val="007A5C91"/>
    <w:rsid w:val="007A6489"/>
    <w:rsid w:val="007A65ED"/>
    <w:rsid w:val="007A6765"/>
    <w:rsid w:val="007A6884"/>
    <w:rsid w:val="007A68B0"/>
    <w:rsid w:val="007A6E2B"/>
    <w:rsid w:val="007A6E6E"/>
    <w:rsid w:val="007A70E9"/>
    <w:rsid w:val="007A72E7"/>
    <w:rsid w:val="007A7F2A"/>
    <w:rsid w:val="007B00E2"/>
    <w:rsid w:val="007B0E92"/>
    <w:rsid w:val="007B0F9D"/>
    <w:rsid w:val="007B1539"/>
    <w:rsid w:val="007B1B53"/>
    <w:rsid w:val="007B1E40"/>
    <w:rsid w:val="007B2358"/>
    <w:rsid w:val="007B2923"/>
    <w:rsid w:val="007B2995"/>
    <w:rsid w:val="007B3000"/>
    <w:rsid w:val="007B3386"/>
    <w:rsid w:val="007B396B"/>
    <w:rsid w:val="007B39A7"/>
    <w:rsid w:val="007B3A9A"/>
    <w:rsid w:val="007B3AD4"/>
    <w:rsid w:val="007B3DB7"/>
    <w:rsid w:val="007B44C6"/>
    <w:rsid w:val="007B4C45"/>
    <w:rsid w:val="007B4F18"/>
    <w:rsid w:val="007B677B"/>
    <w:rsid w:val="007B6B7D"/>
    <w:rsid w:val="007B6F70"/>
    <w:rsid w:val="007B7357"/>
    <w:rsid w:val="007B7548"/>
    <w:rsid w:val="007B7BDD"/>
    <w:rsid w:val="007B7D85"/>
    <w:rsid w:val="007C011D"/>
    <w:rsid w:val="007C0384"/>
    <w:rsid w:val="007C09B0"/>
    <w:rsid w:val="007C0A9C"/>
    <w:rsid w:val="007C0AAB"/>
    <w:rsid w:val="007C1803"/>
    <w:rsid w:val="007C19B3"/>
    <w:rsid w:val="007C24E3"/>
    <w:rsid w:val="007C271B"/>
    <w:rsid w:val="007C287A"/>
    <w:rsid w:val="007C2C60"/>
    <w:rsid w:val="007C3181"/>
    <w:rsid w:val="007C32D7"/>
    <w:rsid w:val="007C32DC"/>
    <w:rsid w:val="007C3963"/>
    <w:rsid w:val="007C3DA3"/>
    <w:rsid w:val="007C3E0D"/>
    <w:rsid w:val="007C3E0F"/>
    <w:rsid w:val="007C3E3A"/>
    <w:rsid w:val="007C3F66"/>
    <w:rsid w:val="007C40DF"/>
    <w:rsid w:val="007C4AA0"/>
    <w:rsid w:val="007C4ADF"/>
    <w:rsid w:val="007C4D6F"/>
    <w:rsid w:val="007C5809"/>
    <w:rsid w:val="007C5B3B"/>
    <w:rsid w:val="007C6455"/>
    <w:rsid w:val="007C704C"/>
    <w:rsid w:val="007C79CE"/>
    <w:rsid w:val="007C7FD8"/>
    <w:rsid w:val="007D022B"/>
    <w:rsid w:val="007D041A"/>
    <w:rsid w:val="007D0545"/>
    <w:rsid w:val="007D0648"/>
    <w:rsid w:val="007D1625"/>
    <w:rsid w:val="007D1BB9"/>
    <w:rsid w:val="007D2B5D"/>
    <w:rsid w:val="007D2E2E"/>
    <w:rsid w:val="007D3942"/>
    <w:rsid w:val="007D407F"/>
    <w:rsid w:val="007D47FA"/>
    <w:rsid w:val="007D48AA"/>
    <w:rsid w:val="007D5B3A"/>
    <w:rsid w:val="007D626E"/>
    <w:rsid w:val="007D658B"/>
    <w:rsid w:val="007D6709"/>
    <w:rsid w:val="007D67CF"/>
    <w:rsid w:val="007D738C"/>
    <w:rsid w:val="007D769F"/>
    <w:rsid w:val="007D7B3A"/>
    <w:rsid w:val="007D7D8D"/>
    <w:rsid w:val="007E00BE"/>
    <w:rsid w:val="007E0E8E"/>
    <w:rsid w:val="007E11B4"/>
    <w:rsid w:val="007E12B6"/>
    <w:rsid w:val="007E1F42"/>
    <w:rsid w:val="007E20F8"/>
    <w:rsid w:val="007E213B"/>
    <w:rsid w:val="007E2544"/>
    <w:rsid w:val="007E27B3"/>
    <w:rsid w:val="007E27F1"/>
    <w:rsid w:val="007E304F"/>
    <w:rsid w:val="007E31AB"/>
    <w:rsid w:val="007E3989"/>
    <w:rsid w:val="007E3BDF"/>
    <w:rsid w:val="007E3FEB"/>
    <w:rsid w:val="007E40E3"/>
    <w:rsid w:val="007E42AD"/>
    <w:rsid w:val="007E4682"/>
    <w:rsid w:val="007E573D"/>
    <w:rsid w:val="007E5869"/>
    <w:rsid w:val="007E58CE"/>
    <w:rsid w:val="007E6451"/>
    <w:rsid w:val="007E6C5A"/>
    <w:rsid w:val="007E76D4"/>
    <w:rsid w:val="007E7825"/>
    <w:rsid w:val="007E7CC2"/>
    <w:rsid w:val="007E7E26"/>
    <w:rsid w:val="007F04B9"/>
    <w:rsid w:val="007F10AF"/>
    <w:rsid w:val="007F1219"/>
    <w:rsid w:val="007F1B89"/>
    <w:rsid w:val="007F1FE7"/>
    <w:rsid w:val="007F22AA"/>
    <w:rsid w:val="007F23FD"/>
    <w:rsid w:val="007F256C"/>
    <w:rsid w:val="007F26E6"/>
    <w:rsid w:val="007F29F9"/>
    <w:rsid w:val="007F2C62"/>
    <w:rsid w:val="007F34D0"/>
    <w:rsid w:val="007F35AD"/>
    <w:rsid w:val="007F3BF0"/>
    <w:rsid w:val="007F3D9F"/>
    <w:rsid w:val="007F3F50"/>
    <w:rsid w:val="007F42C7"/>
    <w:rsid w:val="007F42D7"/>
    <w:rsid w:val="007F4B5D"/>
    <w:rsid w:val="007F5165"/>
    <w:rsid w:val="007F59CE"/>
    <w:rsid w:val="007F5C03"/>
    <w:rsid w:val="007F63F8"/>
    <w:rsid w:val="007F6444"/>
    <w:rsid w:val="007F7B05"/>
    <w:rsid w:val="008003B4"/>
    <w:rsid w:val="00800810"/>
    <w:rsid w:val="00800EE6"/>
    <w:rsid w:val="00802032"/>
    <w:rsid w:val="00802D79"/>
    <w:rsid w:val="00802E5C"/>
    <w:rsid w:val="0080455B"/>
    <w:rsid w:val="00804660"/>
    <w:rsid w:val="008046F6"/>
    <w:rsid w:val="0080502C"/>
    <w:rsid w:val="008057D0"/>
    <w:rsid w:val="00805A2A"/>
    <w:rsid w:val="00806F2E"/>
    <w:rsid w:val="008074EA"/>
    <w:rsid w:val="00807ABA"/>
    <w:rsid w:val="00807B08"/>
    <w:rsid w:val="00810295"/>
    <w:rsid w:val="008103B2"/>
    <w:rsid w:val="008107B2"/>
    <w:rsid w:val="0081172C"/>
    <w:rsid w:val="008118DB"/>
    <w:rsid w:val="00811901"/>
    <w:rsid w:val="008125DC"/>
    <w:rsid w:val="00813761"/>
    <w:rsid w:val="00814243"/>
    <w:rsid w:val="00814304"/>
    <w:rsid w:val="00814710"/>
    <w:rsid w:val="00814AD0"/>
    <w:rsid w:val="00814B5C"/>
    <w:rsid w:val="00814BD9"/>
    <w:rsid w:val="0081503C"/>
    <w:rsid w:val="008150C3"/>
    <w:rsid w:val="00815294"/>
    <w:rsid w:val="00815EAA"/>
    <w:rsid w:val="008160AD"/>
    <w:rsid w:val="00816432"/>
    <w:rsid w:val="0081650D"/>
    <w:rsid w:val="00816711"/>
    <w:rsid w:val="008169E2"/>
    <w:rsid w:val="00817948"/>
    <w:rsid w:val="008179A9"/>
    <w:rsid w:val="00820789"/>
    <w:rsid w:val="00820E8A"/>
    <w:rsid w:val="0082160F"/>
    <w:rsid w:val="00821621"/>
    <w:rsid w:val="00821761"/>
    <w:rsid w:val="00821A23"/>
    <w:rsid w:val="008220CD"/>
    <w:rsid w:val="008222AC"/>
    <w:rsid w:val="00822593"/>
    <w:rsid w:val="00822870"/>
    <w:rsid w:val="00823944"/>
    <w:rsid w:val="008239F9"/>
    <w:rsid w:val="00823AA3"/>
    <w:rsid w:val="00824B2F"/>
    <w:rsid w:val="00824BED"/>
    <w:rsid w:val="00825BA8"/>
    <w:rsid w:val="0082676F"/>
    <w:rsid w:val="00826BFB"/>
    <w:rsid w:val="008271C7"/>
    <w:rsid w:val="00830937"/>
    <w:rsid w:val="0083157B"/>
    <w:rsid w:val="00831F63"/>
    <w:rsid w:val="00831F9F"/>
    <w:rsid w:val="00832E96"/>
    <w:rsid w:val="00833C3A"/>
    <w:rsid w:val="00834483"/>
    <w:rsid w:val="008346A5"/>
    <w:rsid w:val="00834A61"/>
    <w:rsid w:val="00834CE3"/>
    <w:rsid w:val="00834F8F"/>
    <w:rsid w:val="00836EFA"/>
    <w:rsid w:val="008372EC"/>
    <w:rsid w:val="00837769"/>
    <w:rsid w:val="008378D6"/>
    <w:rsid w:val="008379D4"/>
    <w:rsid w:val="00840388"/>
    <w:rsid w:val="0084052C"/>
    <w:rsid w:val="00840DBB"/>
    <w:rsid w:val="00840E1F"/>
    <w:rsid w:val="00840E52"/>
    <w:rsid w:val="00841114"/>
    <w:rsid w:val="00841393"/>
    <w:rsid w:val="00841450"/>
    <w:rsid w:val="008415AD"/>
    <w:rsid w:val="008415BA"/>
    <w:rsid w:val="00841C04"/>
    <w:rsid w:val="00841F23"/>
    <w:rsid w:val="00842224"/>
    <w:rsid w:val="00842506"/>
    <w:rsid w:val="00843239"/>
    <w:rsid w:val="0084336A"/>
    <w:rsid w:val="00843838"/>
    <w:rsid w:val="00843D47"/>
    <w:rsid w:val="008452AE"/>
    <w:rsid w:val="0084574B"/>
    <w:rsid w:val="00845B2C"/>
    <w:rsid w:val="00845C0E"/>
    <w:rsid w:val="00846564"/>
    <w:rsid w:val="00846868"/>
    <w:rsid w:val="008468A0"/>
    <w:rsid w:val="00847277"/>
    <w:rsid w:val="0084771B"/>
    <w:rsid w:val="008477D7"/>
    <w:rsid w:val="00847B65"/>
    <w:rsid w:val="00847EC6"/>
    <w:rsid w:val="0085037D"/>
    <w:rsid w:val="0085050D"/>
    <w:rsid w:val="00850E3E"/>
    <w:rsid w:val="00850EFC"/>
    <w:rsid w:val="0085158F"/>
    <w:rsid w:val="00851A1D"/>
    <w:rsid w:val="00851AB8"/>
    <w:rsid w:val="00852211"/>
    <w:rsid w:val="00852E4B"/>
    <w:rsid w:val="00853BCE"/>
    <w:rsid w:val="00854DED"/>
    <w:rsid w:val="008554C3"/>
    <w:rsid w:val="00855E03"/>
    <w:rsid w:val="008565A5"/>
    <w:rsid w:val="008566C8"/>
    <w:rsid w:val="008576F6"/>
    <w:rsid w:val="00857BF1"/>
    <w:rsid w:val="00860143"/>
    <w:rsid w:val="008606C3"/>
    <w:rsid w:val="0086108C"/>
    <w:rsid w:val="00861150"/>
    <w:rsid w:val="00862090"/>
    <w:rsid w:val="008621A3"/>
    <w:rsid w:val="00862377"/>
    <w:rsid w:val="00862AA7"/>
    <w:rsid w:val="00862CE0"/>
    <w:rsid w:val="00862E7A"/>
    <w:rsid w:val="00863327"/>
    <w:rsid w:val="00863337"/>
    <w:rsid w:val="008636D7"/>
    <w:rsid w:val="008644AC"/>
    <w:rsid w:val="00866D16"/>
    <w:rsid w:val="008673F8"/>
    <w:rsid w:val="00867537"/>
    <w:rsid w:val="00867B47"/>
    <w:rsid w:val="00867DB5"/>
    <w:rsid w:val="00870239"/>
    <w:rsid w:val="00871337"/>
    <w:rsid w:val="008717B5"/>
    <w:rsid w:val="00871E9E"/>
    <w:rsid w:val="00872815"/>
    <w:rsid w:val="00872A4A"/>
    <w:rsid w:val="00872D91"/>
    <w:rsid w:val="00872F55"/>
    <w:rsid w:val="008730AB"/>
    <w:rsid w:val="00873396"/>
    <w:rsid w:val="00873C3F"/>
    <w:rsid w:val="0087522C"/>
    <w:rsid w:val="00875875"/>
    <w:rsid w:val="008758D8"/>
    <w:rsid w:val="00875C5D"/>
    <w:rsid w:val="008764F0"/>
    <w:rsid w:val="00876F13"/>
    <w:rsid w:val="00877390"/>
    <w:rsid w:val="00877603"/>
    <w:rsid w:val="00877845"/>
    <w:rsid w:val="00877F9E"/>
    <w:rsid w:val="00880361"/>
    <w:rsid w:val="008804FF"/>
    <w:rsid w:val="008809DB"/>
    <w:rsid w:val="00880DD8"/>
    <w:rsid w:val="0088117C"/>
    <w:rsid w:val="0088142E"/>
    <w:rsid w:val="00881662"/>
    <w:rsid w:val="00881B6D"/>
    <w:rsid w:val="00881D73"/>
    <w:rsid w:val="00882B52"/>
    <w:rsid w:val="00882CAF"/>
    <w:rsid w:val="00883045"/>
    <w:rsid w:val="0088307E"/>
    <w:rsid w:val="00883949"/>
    <w:rsid w:val="00883B45"/>
    <w:rsid w:val="008844C6"/>
    <w:rsid w:val="0088453C"/>
    <w:rsid w:val="0088492B"/>
    <w:rsid w:val="00884FCE"/>
    <w:rsid w:val="00885011"/>
    <w:rsid w:val="0088650C"/>
    <w:rsid w:val="008867CF"/>
    <w:rsid w:val="00886A83"/>
    <w:rsid w:val="00886B0C"/>
    <w:rsid w:val="00887269"/>
    <w:rsid w:val="00887E81"/>
    <w:rsid w:val="00890E70"/>
    <w:rsid w:val="00890E71"/>
    <w:rsid w:val="008911C1"/>
    <w:rsid w:val="00891AFF"/>
    <w:rsid w:val="00891EEB"/>
    <w:rsid w:val="00892DCC"/>
    <w:rsid w:val="00893421"/>
    <w:rsid w:val="0089354E"/>
    <w:rsid w:val="00893D33"/>
    <w:rsid w:val="00893D92"/>
    <w:rsid w:val="0089493A"/>
    <w:rsid w:val="00894B8A"/>
    <w:rsid w:val="00894FF9"/>
    <w:rsid w:val="0089573C"/>
    <w:rsid w:val="00895BC5"/>
    <w:rsid w:val="008962BE"/>
    <w:rsid w:val="00896D88"/>
    <w:rsid w:val="00896F1B"/>
    <w:rsid w:val="0089757A"/>
    <w:rsid w:val="008975CA"/>
    <w:rsid w:val="008978B9"/>
    <w:rsid w:val="008A04CB"/>
    <w:rsid w:val="008A071D"/>
    <w:rsid w:val="008A09C2"/>
    <w:rsid w:val="008A0A42"/>
    <w:rsid w:val="008A0FEF"/>
    <w:rsid w:val="008A210A"/>
    <w:rsid w:val="008A2F00"/>
    <w:rsid w:val="008A355D"/>
    <w:rsid w:val="008A3810"/>
    <w:rsid w:val="008A4810"/>
    <w:rsid w:val="008A54E6"/>
    <w:rsid w:val="008A662A"/>
    <w:rsid w:val="008A6F3A"/>
    <w:rsid w:val="008A790B"/>
    <w:rsid w:val="008B0498"/>
    <w:rsid w:val="008B0BFA"/>
    <w:rsid w:val="008B0EFE"/>
    <w:rsid w:val="008B17DF"/>
    <w:rsid w:val="008B1CC7"/>
    <w:rsid w:val="008B1EA0"/>
    <w:rsid w:val="008B1EF0"/>
    <w:rsid w:val="008B205E"/>
    <w:rsid w:val="008B267F"/>
    <w:rsid w:val="008B2DF6"/>
    <w:rsid w:val="008B30F6"/>
    <w:rsid w:val="008B324E"/>
    <w:rsid w:val="008B374A"/>
    <w:rsid w:val="008B37F7"/>
    <w:rsid w:val="008B3C02"/>
    <w:rsid w:val="008B3DF1"/>
    <w:rsid w:val="008B3ED0"/>
    <w:rsid w:val="008B3F31"/>
    <w:rsid w:val="008B4B94"/>
    <w:rsid w:val="008B51A7"/>
    <w:rsid w:val="008B53D2"/>
    <w:rsid w:val="008B5403"/>
    <w:rsid w:val="008B57A6"/>
    <w:rsid w:val="008B5C69"/>
    <w:rsid w:val="008B5E49"/>
    <w:rsid w:val="008B5F8F"/>
    <w:rsid w:val="008B75A4"/>
    <w:rsid w:val="008B76AC"/>
    <w:rsid w:val="008B7B4E"/>
    <w:rsid w:val="008C00AE"/>
    <w:rsid w:val="008C05B3"/>
    <w:rsid w:val="008C0A52"/>
    <w:rsid w:val="008C15CE"/>
    <w:rsid w:val="008C1C07"/>
    <w:rsid w:val="008C1EAB"/>
    <w:rsid w:val="008C2949"/>
    <w:rsid w:val="008C2998"/>
    <w:rsid w:val="008C2B8D"/>
    <w:rsid w:val="008C2C21"/>
    <w:rsid w:val="008C2F74"/>
    <w:rsid w:val="008C39AE"/>
    <w:rsid w:val="008C40A9"/>
    <w:rsid w:val="008C4815"/>
    <w:rsid w:val="008C48BA"/>
    <w:rsid w:val="008C5308"/>
    <w:rsid w:val="008C5495"/>
    <w:rsid w:val="008C5F54"/>
    <w:rsid w:val="008C63DF"/>
    <w:rsid w:val="008C67EA"/>
    <w:rsid w:val="008C6C57"/>
    <w:rsid w:val="008C6D12"/>
    <w:rsid w:val="008C6F1D"/>
    <w:rsid w:val="008C78A5"/>
    <w:rsid w:val="008D00C3"/>
    <w:rsid w:val="008D021C"/>
    <w:rsid w:val="008D0D08"/>
    <w:rsid w:val="008D0F82"/>
    <w:rsid w:val="008D11E7"/>
    <w:rsid w:val="008D230A"/>
    <w:rsid w:val="008D2465"/>
    <w:rsid w:val="008D2812"/>
    <w:rsid w:val="008D2EB0"/>
    <w:rsid w:val="008D3C46"/>
    <w:rsid w:val="008D3F55"/>
    <w:rsid w:val="008D4197"/>
    <w:rsid w:val="008D4527"/>
    <w:rsid w:val="008D4567"/>
    <w:rsid w:val="008D466E"/>
    <w:rsid w:val="008D49D5"/>
    <w:rsid w:val="008D4ABD"/>
    <w:rsid w:val="008D4B5D"/>
    <w:rsid w:val="008D51AB"/>
    <w:rsid w:val="008D5366"/>
    <w:rsid w:val="008D5E7E"/>
    <w:rsid w:val="008D6399"/>
    <w:rsid w:val="008D6609"/>
    <w:rsid w:val="008D6DCA"/>
    <w:rsid w:val="008D6F81"/>
    <w:rsid w:val="008D718E"/>
    <w:rsid w:val="008D781B"/>
    <w:rsid w:val="008D7B7F"/>
    <w:rsid w:val="008D7E65"/>
    <w:rsid w:val="008E0C63"/>
    <w:rsid w:val="008E0C93"/>
    <w:rsid w:val="008E1A0F"/>
    <w:rsid w:val="008E1D7E"/>
    <w:rsid w:val="008E2126"/>
    <w:rsid w:val="008E2CC7"/>
    <w:rsid w:val="008E3EB8"/>
    <w:rsid w:val="008E41CE"/>
    <w:rsid w:val="008E4587"/>
    <w:rsid w:val="008E577A"/>
    <w:rsid w:val="008E5C11"/>
    <w:rsid w:val="008E5D9C"/>
    <w:rsid w:val="008E6218"/>
    <w:rsid w:val="008E6EBF"/>
    <w:rsid w:val="008E70C2"/>
    <w:rsid w:val="008F04F0"/>
    <w:rsid w:val="008F0597"/>
    <w:rsid w:val="008F08BD"/>
    <w:rsid w:val="008F09E0"/>
    <w:rsid w:val="008F154E"/>
    <w:rsid w:val="008F1854"/>
    <w:rsid w:val="008F1D0F"/>
    <w:rsid w:val="008F20A2"/>
    <w:rsid w:val="008F3186"/>
    <w:rsid w:val="008F3260"/>
    <w:rsid w:val="008F3C70"/>
    <w:rsid w:val="008F405D"/>
    <w:rsid w:val="008F49A3"/>
    <w:rsid w:val="008F4DB0"/>
    <w:rsid w:val="008F69AC"/>
    <w:rsid w:val="008F7626"/>
    <w:rsid w:val="008F7EAA"/>
    <w:rsid w:val="0090074F"/>
    <w:rsid w:val="00900905"/>
    <w:rsid w:val="00900972"/>
    <w:rsid w:val="00900D9A"/>
    <w:rsid w:val="00901C28"/>
    <w:rsid w:val="00902CDE"/>
    <w:rsid w:val="00902E08"/>
    <w:rsid w:val="00903B89"/>
    <w:rsid w:val="00904500"/>
    <w:rsid w:val="0090479D"/>
    <w:rsid w:val="0090545A"/>
    <w:rsid w:val="00906095"/>
    <w:rsid w:val="009065D3"/>
    <w:rsid w:val="009078BD"/>
    <w:rsid w:val="00911021"/>
    <w:rsid w:val="00911557"/>
    <w:rsid w:val="00911CAE"/>
    <w:rsid w:val="00912B5D"/>
    <w:rsid w:val="00912C03"/>
    <w:rsid w:val="00912C1F"/>
    <w:rsid w:val="0091339A"/>
    <w:rsid w:val="009133CD"/>
    <w:rsid w:val="009136ED"/>
    <w:rsid w:val="00913FC3"/>
    <w:rsid w:val="00914499"/>
    <w:rsid w:val="009144D5"/>
    <w:rsid w:val="0091495B"/>
    <w:rsid w:val="0091499F"/>
    <w:rsid w:val="00914AB8"/>
    <w:rsid w:val="009151DD"/>
    <w:rsid w:val="00915338"/>
    <w:rsid w:val="00917E36"/>
    <w:rsid w:val="009212DD"/>
    <w:rsid w:val="00921312"/>
    <w:rsid w:val="00921B01"/>
    <w:rsid w:val="00921D21"/>
    <w:rsid w:val="0092206E"/>
    <w:rsid w:val="009221F9"/>
    <w:rsid w:val="009226CF"/>
    <w:rsid w:val="009229D5"/>
    <w:rsid w:val="00922CCB"/>
    <w:rsid w:val="00922F16"/>
    <w:rsid w:val="009231A8"/>
    <w:rsid w:val="009234F4"/>
    <w:rsid w:val="00923EF4"/>
    <w:rsid w:val="0092415A"/>
    <w:rsid w:val="0092449C"/>
    <w:rsid w:val="00924923"/>
    <w:rsid w:val="009252BF"/>
    <w:rsid w:val="00925516"/>
    <w:rsid w:val="00925D39"/>
    <w:rsid w:val="00926355"/>
    <w:rsid w:val="0092672C"/>
    <w:rsid w:val="00926ABE"/>
    <w:rsid w:val="00926BC7"/>
    <w:rsid w:val="00926CEA"/>
    <w:rsid w:val="00927DE1"/>
    <w:rsid w:val="009303B2"/>
    <w:rsid w:val="00930646"/>
    <w:rsid w:val="00931E54"/>
    <w:rsid w:val="00932239"/>
    <w:rsid w:val="00932B94"/>
    <w:rsid w:val="009331EC"/>
    <w:rsid w:val="00933718"/>
    <w:rsid w:val="00933B37"/>
    <w:rsid w:val="009348EC"/>
    <w:rsid w:val="00934E25"/>
    <w:rsid w:val="00934EAA"/>
    <w:rsid w:val="009350D7"/>
    <w:rsid w:val="0093530D"/>
    <w:rsid w:val="0093590C"/>
    <w:rsid w:val="00935ADA"/>
    <w:rsid w:val="00935BA5"/>
    <w:rsid w:val="0093628B"/>
    <w:rsid w:val="009362B9"/>
    <w:rsid w:val="00936303"/>
    <w:rsid w:val="00936F95"/>
    <w:rsid w:val="00937346"/>
    <w:rsid w:val="00937AEB"/>
    <w:rsid w:val="00937C4A"/>
    <w:rsid w:val="00940451"/>
    <w:rsid w:val="0094109D"/>
    <w:rsid w:val="009415FD"/>
    <w:rsid w:val="00941E0B"/>
    <w:rsid w:val="00941FC5"/>
    <w:rsid w:val="00942001"/>
    <w:rsid w:val="009425BC"/>
    <w:rsid w:val="009428B5"/>
    <w:rsid w:val="00942C41"/>
    <w:rsid w:val="00942CCF"/>
    <w:rsid w:val="00943348"/>
    <w:rsid w:val="009434A2"/>
    <w:rsid w:val="0094365C"/>
    <w:rsid w:val="00943688"/>
    <w:rsid w:val="00943846"/>
    <w:rsid w:val="00944F72"/>
    <w:rsid w:val="009454A6"/>
    <w:rsid w:val="00945547"/>
    <w:rsid w:val="00945B57"/>
    <w:rsid w:val="00945CDF"/>
    <w:rsid w:val="009463A0"/>
    <w:rsid w:val="00946420"/>
    <w:rsid w:val="00946E4D"/>
    <w:rsid w:val="00947415"/>
    <w:rsid w:val="00947E11"/>
    <w:rsid w:val="00950162"/>
    <w:rsid w:val="0095073B"/>
    <w:rsid w:val="0095166F"/>
    <w:rsid w:val="00951D96"/>
    <w:rsid w:val="00952301"/>
    <w:rsid w:val="00952513"/>
    <w:rsid w:val="009529D7"/>
    <w:rsid w:val="00952B84"/>
    <w:rsid w:val="00952C4B"/>
    <w:rsid w:val="009533CD"/>
    <w:rsid w:val="0095397F"/>
    <w:rsid w:val="00953BB4"/>
    <w:rsid w:val="00953DCE"/>
    <w:rsid w:val="00953F91"/>
    <w:rsid w:val="009540F3"/>
    <w:rsid w:val="009544B5"/>
    <w:rsid w:val="00954710"/>
    <w:rsid w:val="00955BA5"/>
    <w:rsid w:val="00955CD7"/>
    <w:rsid w:val="00955E38"/>
    <w:rsid w:val="009560F8"/>
    <w:rsid w:val="0095643E"/>
    <w:rsid w:val="00957798"/>
    <w:rsid w:val="00957D58"/>
    <w:rsid w:val="0096057A"/>
    <w:rsid w:val="00960690"/>
    <w:rsid w:val="00960A0B"/>
    <w:rsid w:val="00960E19"/>
    <w:rsid w:val="00961511"/>
    <w:rsid w:val="0096178F"/>
    <w:rsid w:val="00961B96"/>
    <w:rsid w:val="00961C84"/>
    <w:rsid w:val="00961E37"/>
    <w:rsid w:val="00962004"/>
    <w:rsid w:val="009622DD"/>
    <w:rsid w:val="00962349"/>
    <w:rsid w:val="00962425"/>
    <w:rsid w:val="00962D4F"/>
    <w:rsid w:val="00963525"/>
    <w:rsid w:val="00963645"/>
    <w:rsid w:val="00963AC9"/>
    <w:rsid w:val="00963E05"/>
    <w:rsid w:val="0096415A"/>
    <w:rsid w:val="009643A3"/>
    <w:rsid w:val="009647D1"/>
    <w:rsid w:val="00964B74"/>
    <w:rsid w:val="00964E4A"/>
    <w:rsid w:val="00965474"/>
    <w:rsid w:val="009659E4"/>
    <w:rsid w:val="00965F20"/>
    <w:rsid w:val="0096681F"/>
    <w:rsid w:val="009668DC"/>
    <w:rsid w:val="00966A63"/>
    <w:rsid w:val="00966C2A"/>
    <w:rsid w:val="00967403"/>
    <w:rsid w:val="00967560"/>
    <w:rsid w:val="00967AAD"/>
    <w:rsid w:val="00967AFD"/>
    <w:rsid w:val="00967EFF"/>
    <w:rsid w:val="00970D52"/>
    <w:rsid w:val="00970F88"/>
    <w:rsid w:val="00971738"/>
    <w:rsid w:val="0097406A"/>
    <w:rsid w:val="0097493D"/>
    <w:rsid w:val="00975197"/>
    <w:rsid w:val="00975A22"/>
    <w:rsid w:val="009770CC"/>
    <w:rsid w:val="00977B27"/>
    <w:rsid w:val="00980331"/>
    <w:rsid w:val="00980391"/>
    <w:rsid w:val="00980820"/>
    <w:rsid w:val="00981168"/>
    <w:rsid w:val="00981256"/>
    <w:rsid w:val="009812A2"/>
    <w:rsid w:val="00982503"/>
    <w:rsid w:val="00982687"/>
    <w:rsid w:val="0098296B"/>
    <w:rsid w:val="00983309"/>
    <w:rsid w:val="00983543"/>
    <w:rsid w:val="00984402"/>
    <w:rsid w:val="0098449C"/>
    <w:rsid w:val="009846DE"/>
    <w:rsid w:val="009853AD"/>
    <w:rsid w:val="00985C9A"/>
    <w:rsid w:val="00986087"/>
    <w:rsid w:val="00986A35"/>
    <w:rsid w:val="0099060A"/>
    <w:rsid w:val="0099154A"/>
    <w:rsid w:val="0099268C"/>
    <w:rsid w:val="00992901"/>
    <w:rsid w:val="00992CF7"/>
    <w:rsid w:val="00993030"/>
    <w:rsid w:val="009932F4"/>
    <w:rsid w:val="0099443A"/>
    <w:rsid w:val="009944BA"/>
    <w:rsid w:val="009950AD"/>
    <w:rsid w:val="009952F7"/>
    <w:rsid w:val="00995547"/>
    <w:rsid w:val="0099775F"/>
    <w:rsid w:val="00997909"/>
    <w:rsid w:val="00997E73"/>
    <w:rsid w:val="009A0187"/>
    <w:rsid w:val="009A08ED"/>
    <w:rsid w:val="009A0951"/>
    <w:rsid w:val="009A19DE"/>
    <w:rsid w:val="009A24E1"/>
    <w:rsid w:val="009A26A1"/>
    <w:rsid w:val="009A2BE9"/>
    <w:rsid w:val="009A2CE9"/>
    <w:rsid w:val="009A2D33"/>
    <w:rsid w:val="009A3457"/>
    <w:rsid w:val="009A4A8D"/>
    <w:rsid w:val="009A5DAC"/>
    <w:rsid w:val="009A5DB5"/>
    <w:rsid w:val="009A5ECA"/>
    <w:rsid w:val="009A641C"/>
    <w:rsid w:val="009A6A98"/>
    <w:rsid w:val="009A7243"/>
    <w:rsid w:val="009A7330"/>
    <w:rsid w:val="009A76D9"/>
    <w:rsid w:val="009B03CC"/>
    <w:rsid w:val="009B046D"/>
    <w:rsid w:val="009B0AD0"/>
    <w:rsid w:val="009B0F12"/>
    <w:rsid w:val="009B116C"/>
    <w:rsid w:val="009B132E"/>
    <w:rsid w:val="009B13C4"/>
    <w:rsid w:val="009B15F5"/>
    <w:rsid w:val="009B235C"/>
    <w:rsid w:val="009B2410"/>
    <w:rsid w:val="009B2951"/>
    <w:rsid w:val="009B2ABE"/>
    <w:rsid w:val="009B3456"/>
    <w:rsid w:val="009B37B5"/>
    <w:rsid w:val="009B38F1"/>
    <w:rsid w:val="009B3E3D"/>
    <w:rsid w:val="009B3EFE"/>
    <w:rsid w:val="009B43E4"/>
    <w:rsid w:val="009B4491"/>
    <w:rsid w:val="009B467C"/>
    <w:rsid w:val="009B4680"/>
    <w:rsid w:val="009B47CF"/>
    <w:rsid w:val="009B49C6"/>
    <w:rsid w:val="009B52C4"/>
    <w:rsid w:val="009B5DF2"/>
    <w:rsid w:val="009B6F41"/>
    <w:rsid w:val="009B701F"/>
    <w:rsid w:val="009B726A"/>
    <w:rsid w:val="009B74E9"/>
    <w:rsid w:val="009B7E7F"/>
    <w:rsid w:val="009C00D4"/>
    <w:rsid w:val="009C0170"/>
    <w:rsid w:val="009C03D4"/>
    <w:rsid w:val="009C0B8F"/>
    <w:rsid w:val="009C0D06"/>
    <w:rsid w:val="009C0F2B"/>
    <w:rsid w:val="009C29D7"/>
    <w:rsid w:val="009C329C"/>
    <w:rsid w:val="009C3BFB"/>
    <w:rsid w:val="009C41D7"/>
    <w:rsid w:val="009C4748"/>
    <w:rsid w:val="009C476F"/>
    <w:rsid w:val="009C4813"/>
    <w:rsid w:val="009C498C"/>
    <w:rsid w:val="009C4AD0"/>
    <w:rsid w:val="009C51E5"/>
    <w:rsid w:val="009C57E3"/>
    <w:rsid w:val="009C5B65"/>
    <w:rsid w:val="009C5BC9"/>
    <w:rsid w:val="009C6CDF"/>
    <w:rsid w:val="009C7773"/>
    <w:rsid w:val="009C7A8D"/>
    <w:rsid w:val="009C7D4A"/>
    <w:rsid w:val="009D0161"/>
    <w:rsid w:val="009D03D3"/>
    <w:rsid w:val="009D0779"/>
    <w:rsid w:val="009D190B"/>
    <w:rsid w:val="009D28EC"/>
    <w:rsid w:val="009D3AFC"/>
    <w:rsid w:val="009D3B47"/>
    <w:rsid w:val="009D3CB0"/>
    <w:rsid w:val="009D3D24"/>
    <w:rsid w:val="009D3D94"/>
    <w:rsid w:val="009D3F3D"/>
    <w:rsid w:val="009D41F6"/>
    <w:rsid w:val="009D5A0B"/>
    <w:rsid w:val="009D5CA2"/>
    <w:rsid w:val="009D5E1D"/>
    <w:rsid w:val="009D5F39"/>
    <w:rsid w:val="009D5F5A"/>
    <w:rsid w:val="009D66C5"/>
    <w:rsid w:val="009D6C0B"/>
    <w:rsid w:val="009D725D"/>
    <w:rsid w:val="009D7291"/>
    <w:rsid w:val="009D7ADB"/>
    <w:rsid w:val="009E0607"/>
    <w:rsid w:val="009E08F0"/>
    <w:rsid w:val="009E122F"/>
    <w:rsid w:val="009E16F7"/>
    <w:rsid w:val="009E1731"/>
    <w:rsid w:val="009E1A16"/>
    <w:rsid w:val="009E1A25"/>
    <w:rsid w:val="009E1C39"/>
    <w:rsid w:val="009E1CCD"/>
    <w:rsid w:val="009E1E62"/>
    <w:rsid w:val="009E1FAB"/>
    <w:rsid w:val="009E20FF"/>
    <w:rsid w:val="009E21D7"/>
    <w:rsid w:val="009E232B"/>
    <w:rsid w:val="009E273E"/>
    <w:rsid w:val="009E2F2F"/>
    <w:rsid w:val="009E3D11"/>
    <w:rsid w:val="009E405F"/>
    <w:rsid w:val="009E409C"/>
    <w:rsid w:val="009E512E"/>
    <w:rsid w:val="009E52D2"/>
    <w:rsid w:val="009E53D4"/>
    <w:rsid w:val="009E5492"/>
    <w:rsid w:val="009E55B5"/>
    <w:rsid w:val="009E5627"/>
    <w:rsid w:val="009E5891"/>
    <w:rsid w:val="009E5C8B"/>
    <w:rsid w:val="009E62B1"/>
    <w:rsid w:val="009E6F8E"/>
    <w:rsid w:val="009E7E16"/>
    <w:rsid w:val="009F07F2"/>
    <w:rsid w:val="009F09F2"/>
    <w:rsid w:val="009F0B8F"/>
    <w:rsid w:val="009F0C02"/>
    <w:rsid w:val="009F18CE"/>
    <w:rsid w:val="009F2584"/>
    <w:rsid w:val="009F263A"/>
    <w:rsid w:val="009F289D"/>
    <w:rsid w:val="009F2A0E"/>
    <w:rsid w:val="009F4BBC"/>
    <w:rsid w:val="009F57E4"/>
    <w:rsid w:val="009F5816"/>
    <w:rsid w:val="009F5C8A"/>
    <w:rsid w:val="009F5F55"/>
    <w:rsid w:val="009F6286"/>
    <w:rsid w:val="009F6740"/>
    <w:rsid w:val="009F6A42"/>
    <w:rsid w:val="009F6F49"/>
    <w:rsid w:val="009F7222"/>
    <w:rsid w:val="009F7372"/>
    <w:rsid w:val="009F7483"/>
    <w:rsid w:val="009F7994"/>
    <w:rsid w:val="00A0016D"/>
    <w:rsid w:val="00A006B3"/>
    <w:rsid w:val="00A00DC6"/>
    <w:rsid w:val="00A01F0C"/>
    <w:rsid w:val="00A0227A"/>
    <w:rsid w:val="00A023FF"/>
    <w:rsid w:val="00A024D2"/>
    <w:rsid w:val="00A02879"/>
    <w:rsid w:val="00A035EE"/>
    <w:rsid w:val="00A03695"/>
    <w:rsid w:val="00A04781"/>
    <w:rsid w:val="00A05AE5"/>
    <w:rsid w:val="00A05B5A"/>
    <w:rsid w:val="00A06456"/>
    <w:rsid w:val="00A0755A"/>
    <w:rsid w:val="00A07CE9"/>
    <w:rsid w:val="00A07CFE"/>
    <w:rsid w:val="00A10210"/>
    <w:rsid w:val="00A10B78"/>
    <w:rsid w:val="00A113F4"/>
    <w:rsid w:val="00A118CA"/>
    <w:rsid w:val="00A126BC"/>
    <w:rsid w:val="00A12D22"/>
    <w:rsid w:val="00A130AF"/>
    <w:rsid w:val="00A13233"/>
    <w:rsid w:val="00A13282"/>
    <w:rsid w:val="00A13F41"/>
    <w:rsid w:val="00A142F1"/>
    <w:rsid w:val="00A14381"/>
    <w:rsid w:val="00A14F10"/>
    <w:rsid w:val="00A15287"/>
    <w:rsid w:val="00A15AF7"/>
    <w:rsid w:val="00A15B6B"/>
    <w:rsid w:val="00A160B3"/>
    <w:rsid w:val="00A16333"/>
    <w:rsid w:val="00A1688B"/>
    <w:rsid w:val="00A168A5"/>
    <w:rsid w:val="00A16AAA"/>
    <w:rsid w:val="00A172DC"/>
    <w:rsid w:val="00A179A0"/>
    <w:rsid w:val="00A17A32"/>
    <w:rsid w:val="00A20107"/>
    <w:rsid w:val="00A20D45"/>
    <w:rsid w:val="00A20FD4"/>
    <w:rsid w:val="00A21C2A"/>
    <w:rsid w:val="00A21E7F"/>
    <w:rsid w:val="00A227B0"/>
    <w:rsid w:val="00A22959"/>
    <w:rsid w:val="00A23693"/>
    <w:rsid w:val="00A239F5"/>
    <w:rsid w:val="00A23C7C"/>
    <w:rsid w:val="00A240A2"/>
    <w:rsid w:val="00A2464C"/>
    <w:rsid w:val="00A247BE"/>
    <w:rsid w:val="00A26037"/>
    <w:rsid w:val="00A26116"/>
    <w:rsid w:val="00A26487"/>
    <w:rsid w:val="00A26986"/>
    <w:rsid w:val="00A271E0"/>
    <w:rsid w:val="00A27FE6"/>
    <w:rsid w:val="00A30391"/>
    <w:rsid w:val="00A30CA8"/>
    <w:rsid w:val="00A30EC8"/>
    <w:rsid w:val="00A30F89"/>
    <w:rsid w:val="00A31031"/>
    <w:rsid w:val="00A320DE"/>
    <w:rsid w:val="00A32721"/>
    <w:rsid w:val="00A332E0"/>
    <w:rsid w:val="00A3338E"/>
    <w:rsid w:val="00A33904"/>
    <w:rsid w:val="00A344A7"/>
    <w:rsid w:val="00A35DB2"/>
    <w:rsid w:val="00A36A05"/>
    <w:rsid w:val="00A36A5E"/>
    <w:rsid w:val="00A36BEE"/>
    <w:rsid w:val="00A37000"/>
    <w:rsid w:val="00A370FC"/>
    <w:rsid w:val="00A3713C"/>
    <w:rsid w:val="00A371C6"/>
    <w:rsid w:val="00A400A8"/>
    <w:rsid w:val="00A40B7F"/>
    <w:rsid w:val="00A40C88"/>
    <w:rsid w:val="00A41229"/>
    <w:rsid w:val="00A41E7F"/>
    <w:rsid w:val="00A42573"/>
    <w:rsid w:val="00A42812"/>
    <w:rsid w:val="00A43108"/>
    <w:rsid w:val="00A43899"/>
    <w:rsid w:val="00A43BEF"/>
    <w:rsid w:val="00A43EE4"/>
    <w:rsid w:val="00A445D4"/>
    <w:rsid w:val="00A457A8"/>
    <w:rsid w:val="00A45956"/>
    <w:rsid w:val="00A45ADA"/>
    <w:rsid w:val="00A45C8B"/>
    <w:rsid w:val="00A45D3B"/>
    <w:rsid w:val="00A45E1E"/>
    <w:rsid w:val="00A4689A"/>
    <w:rsid w:val="00A478D6"/>
    <w:rsid w:val="00A47F10"/>
    <w:rsid w:val="00A5051E"/>
    <w:rsid w:val="00A50805"/>
    <w:rsid w:val="00A50A6D"/>
    <w:rsid w:val="00A50DB0"/>
    <w:rsid w:val="00A5104C"/>
    <w:rsid w:val="00A5107E"/>
    <w:rsid w:val="00A51163"/>
    <w:rsid w:val="00A51AFB"/>
    <w:rsid w:val="00A52077"/>
    <w:rsid w:val="00A52864"/>
    <w:rsid w:val="00A54248"/>
    <w:rsid w:val="00A542C8"/>
    <w:rsid w:val="00A54A42"/>
    <w:rsid w:val="00A55043"/>
    <w:rsid w:val="00A5551E"/>
    <w:rsid w:val="00A559DF"/>
    <w:rsid w:val="00A55E30"/>
    <w:rsid w:val="00A566D0"/>
    <w:rsid w:val="00A566F0"/>
    <w:rsid w:val="00A569B3"/>
    <w:rsid w:val="00A56C59"/>
    <w:rsid w:val="00A57A69"/>
    <w:rsid w:val="00A57AF1"/>
    <w:rsid w:val="00A57B92"/>
    <w:rsid w:val="00A60500"/>
    <w:rsid w:val="00A607B7"/>
    <w:rsid w:val="00A60CAF"/>
    <w:rsid w:val="00A60F67"/>
    <w:rsid w:val="00A60F7F"/>
    <w:rsid w:val="00A619B9"/>
    <w:rsid w:val="00A61A61"/>
    <w:rsid w:val="00A622BA"/>
    <w:rsid w:val="00A62927"/>
    <w:rsid w:val="00A62D4B"/>
    <w:rsid w:val="00A62F61"/>
    <w:rsid w:val="00A63427"/>
    <w:rsid w:val="00A63514"/>
    <w:rsid w:val="00A641EC"/>
    <w:rsid w:val="00A643E2"/>
    <w:rsid w:val="00A647A1"/>
    <w:rsid w:val="00A64C84"/>
    <w:rsid w:val="00A661D3"/>
    <w:rsid w:val="00A663B7"/>
    <w:rsid w:val="00A66E27"/>
    <w:rsid w:val="00A67C58"/>
    <w:rsid w:val="00A67C73"/>
    <w:rsid w:val="00A67CEA"/>
    <w:rsid w:val="00A7021E"/>
    <w:rsid w:val="00A70538"/>
    <w:rsid w:val="00A70836"/>
    <w:rsid w:val="00A70E15"/>
    <w:rsid w:val="00A71116"/>
    <w:rsid w:val="00A71C2F"/>
    <w:rsid w:val="00A71FB9"/>
    <w:rsid w:val="00A72B00"/>
    <w:rsid w:val="00A72FB3"/>
    <w:rsid w:val="00A73274"/>
    <w:rsid w:val="00A73B5E"/>
    <w:rsid w:val="00A73C42"/>
    <w:rsid w:val="00A746CF"/>
    <w:rsid w:val="00A74F7F"/>
    <w:rsid w:val="00A7553E"/>
    <w:rsid w:val="00A7560F"/>
    <w:rsid w:val="00A758E7"/>
    <w:rsid w:val="00A75B33"/>
    <w:rsid w:val="00A75C96"/>
    <w:rsid w:val="00A76D81"/>
    <w:rsid w:val="00A76FA2"/>
    <w:rsid w:val="00A77862"/>
    <w:rsid w:val="00A77A46"/>
    <w:rsid w:val="00A77CF2"/>
    <w:rsid w:val="00A80654"/>
    <w:rsid w:val="00A80C57"/>
    <w:rsid w:val="00A81BD4"/>
    <w:rsid w:val="00A81E99"/>
    <w:rsid w:val="00A8211F"/>
    <w:rsid w:val="00A8255E"/>
    <w:rsid w:val="00A83551"/>
    <w:rsid w:val="00A83654"/>
    <w:rsid w:val="00A838EF"/>
    <w:rsid w:val="00A83C33"/>
    <w:rsid w:val="00A84A0D"/>
    <w:rsid w:val="00A84A54"/>
    <w:rsid w:val="00A85109"/>
    <w:rsid w:val="00A854CC"/>
    <w:rsid w:val="00A85B09"/>
    <w:rsid w:val="00A85B1F"/>
    <w:rsid w:val="00A85F2E"/>
    <w:rsid w:val="00A86492"/>
    <w:rsid w:val="00A866A1"/>
    <w:rsid w:val="00A86E99"/>
    <w:rsid w:val="00A86F36"/>
    <w:rsid w:val="00A90313"/>
    <w:rsid w:val="00A90322"/>
    <w:rsid w:val="00A9042C"/>
    <w:rsid w:val="00A916D4"/>
    <w:rsid w:val="00A922BF"/>
    <w:rsid w:val="00A92359"/>
    <w:rsid w:val="00A92A4B"/>
    <w:rsid w:val="00A92A8E"/>
    <w:rsid w:val="00A930B4"/>
    <w:rsid w:val="00A934A5"/>
    <w:rsid w:val="00A93684"/>
    <w:rsid w:val="00A942DC"/>
    <w:rsid w:val="00A9461E"/>
    <w:rsid w:val="00A94A72"/>
    <w:rsid w:val="00A94BA7"/>
    <w:rsid w:val="00A9564C"/>
    <w:rsid w:val="00A95892"/>
    <w:rsid w:val="00A95C0E"/>
    <w:rsid w:val="00A961D8"/>
    <w:rsid w:val="00A9693E"/>
    <w:rsid w:val="00A96A90"/>
    <w:rsid w:val="00A96E47"/>
    <w:rsid w:val="00A9729B"/>
    <w:rsid w:val="00A9747C"/>
    <w:rsid w:val="00A97503"/>
    <w:rsid w:val="00A978C6"/>
    <w:rsid w:val="00AA0912"/>
    <w:rsid w:val="00AA0B28"/>
    <w:rsid w:val="00AA1104"/>
    <w:rsid w:val="00AA152A"/>
    <w:rsid w:val="00AA1889"/>
    <w:rsid w:val="00AA1C35"/>
    <w:rsid w:val="00AA2274"/>
    <w:rsid w:val="00AA2541"/>
    <w:rsid w:val="00AA27E7"/>
    <w:rsid w:val="00AA2891"/>
    <w:rsid w:val="00AA2CEF"/>
    <w:rsid w:val="00AA3336"/>
    <w:rsid w:val="00AA33F8"/>
    <w:rsid w:val="00AA3BAE"/>
    <w:rsid w:val="00AA42AE"/>
    <w:rsid w:val="00AA46E5"/>
    <w:rsid w:val="00AA4C2C"/>
    <w:rsid w:val="00AA51A5"/>
    <w:rsid w:val="00AA592B"/>
    <w:rsid w:val="00AA59C8"/>
    <w:rsid w:val="00AA59DF"/>
    <w:rsid w:val="00AA5A98"/>
    <w:rsid w:val="00AA5ACC"/>
    <w:rsid w:val="00AA5E6C"/>
    <w:rsid w:val="00AA6302"/>
    <w:rsid w:val="00AA636F"/>
    <w:rsid w:val="00AA6B89"/>
    <w:rsid w:val="00AA6BCC"/>
    <w:rsid w:val="00AA702B"/>
    <w:rsid w:val="00AA7495"/>
    <w:rsid w:val="00AA7C20"/>
    <w:rsid w:val="00AA7D8A"/>
    <w:rsid w:val="00AB012E"/>
    <w:rsid w:val="00AB0240"/>
    <w:rsid w:val="00AB0496"/>
    <w:rsid w:val="00AB0C26"/>
    <w:rsid w:val="00AB0ECB"/>
    <w:rsid w:val="00AB1223"/>
    <w:rsid w:val="00AB1BF1"/>
    <w:rsid w:val="00AB1D3A"/>
    <w:rsid w:val="00AB1E5A"/>
    <w:rsid w:val="00AB274A"/>
    <w:rsid w:val="00AB2764"/>
    <w:rsid w:val="00AB2CEB"/>
    <w:rsid w:val="00AB3203"/>
    <w:rsid w:val="00AB3359"/>
    <w:rsid w:val="00AB38B5"/>
    <w:rsid w:val="00AB3985"/>
    <w:rsid w:val="00AB3B7F"/>
    <w:rsid w:val="00AB47E3"/>
    <w:rsid w:val="00AB49D7"/>
    <w:rsid w:val="00AB52CD"/>
    <w:rsid w:val="00AB6826"/>
    <w:rsid w:val="00AB71CC"/>
    <w:rsid w:val="00AB73A3"/>
    <w:rsid w:val="00AB7892"/>
    <w:rsid w:val="00AB7912"/>
    <w:rsid w:val="00AC02F5"/>
    <w:rsid w:val="00AC059F"/>
    <w:rsid w:val="00AC0742"/>
    <w:rsid w:val="00AC0BC6"/>
    <w:rsid w:val="00AC1CD1"/>
    <w:rsid w:val="00AC1DEC"/>
    <w:rsid w:val="00AC2920"/>
    <w:rsid w:val="00AC2B58"/>
    <w:rsid w:val="00AC2B6C"/>
    <w:rsid w:val="00AC35BC"/>
    <w:rsid w:val="00AC3865"/>
    <w:rsid w:val="00AC410F"/>
    <w:rsid w:val="00AC419D"/>
    <w:rsid w:val="00AC5C16"/>
    <w:rsid w:val="00AC60BF"/>
    <w:rsid w:val="00AC614B"/>
    <w:rsid w:val="00AC67E0"/>
    <w:rsid w:val="00AC6EEE"/>
    <w:rsid w:val="00AC719D"/>
    <w:rsid w:val="00AC72AB"/>
    <w:rsid w:val="00AC7775"/>
    <w:rsid w:val="00AC7821"/>
    <w:rsid w:val="00AC787D"/>
    <w:rsid w:val="00AD030F"/>
    <w:rsid w:val="00AD11F4"/>
    <w:rsid w:val="00AD1FB8"/>
    <w:rsid w:val="00AD2559"/>
    <w:rsid w:val="00AD2A08"/>
    <w:rsid w:val="00AD2A25"/>
    <w:rsid w:val="00AD2B97"/>
    <w:rsid w:val="00AD315E"/>
    <w:rsid w:val="00AD3210"/>
    <w:rsid w:val="00AD3BC9"/>
    <w:rsid w:val="00AD3D0C"/>
    <w:rsid w:val="00AD401F"/>
    <w:rsid w:val="00AD5302"/>
    <w:rsid w:val="00AD5612"/>
    <w:rsid w:val="00AD58BA"/>
    <w:rsid w:val="00AD5B13"/>
    <w:rsid w:val="00AD5EF1"/>
    <w:rsid w:val="00AD6043"/>
    <w:rsid w:val="00AD617C"/>
    <w:rsid w:val="00AD68D3"/>
    <w:rsid w:val="00AD69B1"/>
    <w:rsid w:val="00AD7385"/>
    <w:rsid w:val="00AD7B48"/>
    <w:rsid w:val="00AD7EB9"/>
    <w:rsid w:val="00AE0E39"/>
    <w:rsid w:val="00AE0F3E"/>
    <w:rsid w:val="00AE209D"/>
    <w:rsid w:val="00AE22F2"/>
    <w:rsid w:val="00AE245A"/>
    <w:rsid w:val="00AE29C8"/>
    <w:rsid w:val="00AE2A0C"/>
    <w:rsid w:val="00AE2A8F"/>
    <w:rsid w:val="00AE2DEC"/>
    <w:rsid w:val="00AE32A6"/>
    <w:rsid w:val="00AE338E"/>
    <w:rsid w:val="00AE33E4"/>
    <w:rsid w:val="00AE39C5"/>
    <w:rsid w:val="00AE4697"/>
    <w:rsid w:val="00AE4BF6"/>
    <w:rsid w:val="00AE4C30"/>
    <w:rsid w:val="00AE4D6A"/>
    <w:rsid w:val="00AE5738"/>
    <w:rsid w:val="00AE5C06"/>
    <w:rsid w:val="00AE5C0E"/>
    <w:rsid w:val="00AE608E"/>
    <w:rsid w:val="00AE6968"/>
    <w:rsid w:val="00AE704B"/>
    <w:rsid w:val="00AE7D10"/>
    <w:rsid w:val="00AE7EBA"/>
    <w:rsid w:val="00AE7F47"/>
    <w:rsid w:val="00AF021E"/>
    <w:rsid w:val="00AF04A5"/>
    <w:rsid w:val="00AF0885"/>
    <w:rsid w:val="00AF0DC6"/>
    <w:rsid w:val="00AF278D"/>
    <w:rsid w:val="00AF288C"/>
    <w:rsid w:val="00AF2E5A"/>
    <w:rsid w:val="00AF2E82"/>
    <w:rsid w:val="00AF31BB"/>
    <w:rsid w:val="00AF3213"/>
    <w:rsid w:val="00AF345E"/>
    <w:rsid w:val="00AF34DF"/>
    <w:rsid w:val="00AF3841"/>
    <w:rsid w:val="00AF3ABB"/>
    <w:rsid w:val="00AF3FEE"/>
    <w:rsid w:val="00AF4528"/>
    <w:rsid w:val="00AF49EF"/>
    <w:rsid w:val="00AF4A6A"/>
    <w:rsid w:val="00AF4CBD"/>
    <w:rsid w:val="00AF4E4F"/>
    <w:rsid w:val="00AF5457"/>
    <w:rsid w:val="00AF563D"/>
    <w:rsid w:val="00AF6058"/>
    <w:rsid w:val="00AF643C"/>
    <w:rsid w:val="00AF66E1"/>
    <w:rsid w:val="00AF6E13"/>
    <w:rsid w:val="00AF72F7"/>
    <w:rsid w:val="00AF737C"/>
    <w:rsid w:val="00AF775F"/>
    <w:rsid w:val="00AF77EF"/>
    <w:rsid w:val="00AF7CEF"/>
    <w:rsid w:val="00B001E0"/>
    <w:rsid w:val="00B00F6E"/>
    <w:rsid w:val="00B0189E"/>
    <w:rsid w:val="00B02335"/>
    <w:rsid w:val="00B02432"/>
    <w:rsid w:val="00B02A23"/>
    <w:rsid w:val="00B02ADE"/>
    <w:rsid w:val="00B02FF7"/>
    <w:rsid w:val="00B0312F"/>
    <w:rsid w:val="00B03615"/>
    <w:rsid w:val="00B038D5"/>
    <w:rsid w:val="00B038EF"/>
    <w:rsid w:val="00B03CBB"/>
    <w:rsid w:val="00B03E37"/>
    <w:rsid w:val="00B03E4B"/>
    <w:rsid w:val="00B04631"/>
    <w:rsid w:val="00B04D41"/>
    <w:rsid w:val="00B05186"/>
    <w:rsid w:val="00B058DA"/>
    <w:rsid w:val="00B0599D"/>
    <w:rsid w:val="00B05CC4"/>
    <w:rsid w:val="00B05D09"/>
    <w:rsid w:val="00B05D56"/>
    <w:rsid w:val="00B06416"/>
    <w:rsid w:val="00B06988"/>
    <w:rsid w:val="00B06D1E"/>
    <w:rsid w:val="00B07595"/>
    <w:rsid w:val="00B0780F"/>
    <w:rsid w:val="00B102AF"/>
    <w:rsid w:val="00B10978"/>
    <w:rsid w:val="00B10A80"/>
    <w:rsid w:val="00B11015"/>
    <w:rsid w:val="00B12512"/>
    <w:rsid w:val="00B12A06"/>
    <w:rsid w:val="00B14019"/>
    <w:rsid w:val="00B1411E"/>
    <w:rsid w:val="00B14410"/>
    <w:rsid w:val="00B152F7"/>
    <w:rsid w:val="00B155D4"/>
    <w:rsid w:val="00B155FB"/>
    <w:rsid w:val="00B15BA5"/>
    <w:rsid w:val="00B15EDB"/>
    <w:rsid w:val="00B1671A"/>
    <w:rsid w:val="00B16EBD"/>
    <w:rsid w:val="00B17228"/>
    <w:rsid w:val="00B201B3"/>
    <w:rsid w:val="00B2081B"/>
    <w:rsid w:val="00B2099A"/>
    <w:rsid w:val="00B2170E"/>
    <w:rsid w:val="00B2179D"/>
    <w:rsid w:val="00B21A5D"/>
    <w:rsid w:val="00B21F02"/>
    <w:rsid w:val="00B2258D"/>
    <w:rsid w:val="00B228B1"/>
    <w:rsid w:val="00B22DF8"/>
    <w:rsid w:val="00B23575"/>
    <w:rsid w:val="00B2375D"/>
    <w:rsid w:val="00B23B40"/>
    <w:rsid w:val="00B2405C"/>
    <w:rsid w:val="00B244D0"/>
    <w:rsid w:val="00B24A79"/>
    <w:rsid w:val="00B24D9B"/>
    <w:rsid w:val="00B24E2D"/>
    <w:rsid w:val="00B25148"/>
    <w:rsid w:val="00B254BA"/>
    <w:rsid w:val="00B25FB0"/>
    <w:rsid w:val="00B26586"/>
    <w:rsid w:val="00B266BE"/>
    <w:rsid w:val="00B26864"/>
    <w:rsid w:val="00B26C5B"/>
    <w:rsid w:val="00B274F8"/>
    <w:rsid w:val="00B30781"/>
    <w:rsid w:val="00B31A86"/>
    <w:rsid w:val="00B31D5E"/>
    <w:rsid w:val="00B31E43"/>
    <w:rsid w:val="00B31E59"/>
    <w:rsid w:val="00B31E8B"/>
    <w:rsid w:val="00B326B2"/>
    <w:rsid w:val="00B32ABD"/>
    <w:rsid w:val="00B33215"/>
    <w:rsid w:val="00B33F8C"/>
    <w:rsid w:val="00B3454A"/>
    <w:rsid w:val="00B351D8"/>
    <w:rsid w:val="00B35C16"/>
    <w:rsid w:val="00B35C87"/>
    <w:rsid w:val="00B360AD"/>
    <w:rsid w:val="00B3612B"/>
    <w:rsid w:val="00B3657A"/>
    <w:rsid w:val="00B36E45"/>
    <w:rsid w:val="00B37B55"/>
    <w:rsid w:val="00B37D31"/>
    <w:rsid w:val="00B40063"/>
    <w:rsid w:val="00B40AF3"/>
    <w:rsid w:val="00B410E1"/>
    <w:rsid w:val="00B41776"/>
    <w:rsid w:val="00B41A6E"/>
    <w:rsid w:val="00B41FF6"/>
    <w:rsid w:val="00B425BA"/>
    <w:rsid w:val="00B428A2"/>
    <w:rsid w:val="00B42EDC"/>
    <w:rsid w:val="00B42F9A"/>
    <w:rsid w:val="00B430E2"/>
    <w:rsid w:val="00B449B0"/>
    <w:rsid w:val="00B44A51"/>
    <w:rsid w:val="00B45B79"/>
    <w:rsid w:val="00B45D37"/>
    <w:rsid w:val="00B4621B"/>
    <w:rsid w:val="00B46BA8"/>
    <w:rsid w:val="00B46F02"/>
    <w:rsid w:val="00B47129"/>
    <w:rsid w:val="00B47835"/>
    <w:rsid w:val="00B47C08"/>
    <w:rsid w:val="00B47D0A"/>
    <w:rsid w:val="00B47FFA"/>
    <w:rsid w:val="00B5043D"/>
    <w:rsid w:val="00B510AB"/>
    <w:rsid w:val="00B5123C"/>
    <w:rsid w:val="00B512F4"/>
    <w:rsid w:val="00B51C45"/>
    <w:rsid w:val="00B526F4"/>
    <w:rsid w:val="00B5364F"/>
    <w:rsid w:val="00B536CE"/>
    <w:rsid w:val="00B54650"/>
    <w:rsid w:val="00B548A4"/>
    <w:rsid w:val="00B55678"/>
    <w:rsid w:val="00B55A8A"/>
    <w:rsid w:val="00B55ACF"/>
    <w:rsid w:val="00B55EB9"/>
    <w:rsid w:val="00B56952"/>
    <w:rsid w:val="00B578E4"/>
    <w:rsid w:val="00B57D64"/>
    <w:rsid w:val="00B60721"/>
    <w:rsid w:val="00B6098E"/>
    <w:rsid w:val="00B60A92"/>
    <w:rsid w:val="00B60B23"/>
    <w:rsid w:val="00B60FCB"/>
    <w:rsid w:val="00B612AB"/>
    <w:rsid w:val="00B614B7"/>
    <w:rsid w:val="00B6188F"/>
    <w:rsid w:val="00B61BC2"/>
    <w:rsid w:val="00B621C9"/>
    <w:rsid w:val="00B626AB"/>
    <w:rsid w:val="00B628E5"/>
    <w:rsid w:val="00B62EC4"/>
    <w:rsid w:val="00B63618"/>
    <w:rsid w:val="00B63667"/>
    <w:rsid w:val="00B63926"/>
    <w:rsid w:val="00B63BC6"/>
    <w:rsid w:val="00B640D1"/>
    <w:rsid w:val="00B640EB"/>
    <w:rsid w:val="00B6473D"/>
    <w:rsid w:val="00B6474C"/>
    <w:rsid w:val="00B64941"/>
    <w:rsid w:val="00B650E0"/>
    <w:rsid w:val="00B651FF"/>
    <w:rsid w:val="00B6554A"/>
    <w:rsid w:val="00B665EE"/>
    <w:rsid w:val="00B6676D"/>
    <w:rsid w:val="00B66E5D"/>
    <w:rsid w:val="00B674FB"/>
    <w:rsid w:val="00B67698"/>
    <w:rsid w:val="00B67ECB"/>
    <w:rsid w:val="00B70309"/>
    <w:rsid w:val="00B713F8"/>
    <w:rsid w:val="00B717E9"/>
    <w:rsid w:val="00B722AF"/>
    <w:rsid w:val="00B7245D"/>
    <w:rsid w:val="00B72498"/>
    <w:rsid w:val="00B72F26"/>
    <w:rsid w:val="00B73341"/>
    <w:rsid w:val="00B7366C"/>
    <w:rsid w:val="00B746B1"/>
    <w:rsid w:val="00B748DE"/>
    <w:rsid w:val="00B76AEC"/>
    <w:rsid w:val="00B76E01"/>
    <w:rsid w:val="00B76E0C"/>
    <w:rsid w:val="00B76FC0"/>
    <w:rsid w:val="00B7707B"/>
    <w:rsid w:val="00B77F0B"/>
    <w:rsid w:val="00B804E5"/>
    <w:rsid w:val="00B804FF"/>
    <w:rsid w:val="00B807E2"/>
    <w:rsid w:val="00B80E6E"/>
    <w:rsid w:val="00B813CB"/>
    <w:rsid w:val="00B815A0"/>
    <w:rsid w:val="00B81AD0"/>
    <w:rsid w:val="00B81C3F"/>
    <w:rsid w:val="00B820E5"/>
    <w:rsid w:val="00B8288B"/>
    <w:rsid w:val="00B836B2"/>
    <w:rsid w:val="00B83A61"/>
    <w:rsid w:val="00B83BF1"/>
    <w:rsid w:val="00B83CF8"/>
    <w:rsid w:val="00B83F97"/>
    <w:rsid w:val="00B847AD"/>
    <w:rsid w:val="00B84B3B"/>
    <w:rsid w:val="00B84B83"/>
    <w:rsid w:val="00B85B9C"/>
    <w:rsid w:val="00B86110"/>
    <w:rsid w:val="00B86167"/>
    <w:rsid w:val="00B869E1"/>
    <w:rsid w:val="00B871F4"/>
    <w:rsid w:val="00B87270"/>
    <w:rsid w:val="00B87578"/>
    <w:rsid w:val="00B87F14"/>
    <w:rsid w:val="00B906F8"/>
    <w:rsid w:val="00B90C7F"/>
    <w:rsid w:val="00B912F4"/>
    <w:rsid w:val="00B926C7"/>
    <w:rsid w:val="00B92E24"/>
    <w:rsid w:val="00B9400A"/>
    <w:rsid w:val="00B94280"/>
    <w:rsid w:val="00B9472B"/>
    <w:rsid w:val="00B94928"/>
    <w:rsid w:val="00B94D86"/>
    <w:rsid w:val="00B95212"/>
    <w:rsid w:val="00B9643E"/>
    <w:rsid w:val="00B9684A"/>
    <w:rsid w:val="00B97922"/>
    <w:rsid w:val="00B97C70"/>
    <w:rsid w:val="00BA0024"/>
    <w:rsid w:val="00BA0542"/>
    <w:rsid w:val="00BA11A7"/>
    <w:rsid w:val="00BA1D4E"/>
    <w:rsid w:val="00BA235D"/>
    <w:rsid w:val="00BA2556"/>
    <w:rsid w:val="00BA2EA6"/>
    <w:rsid w:val="00BA3603"/>
    <w:rsid w:val="00BA3953"/>
    <w:rsid w:val="00BA4029"/>
    <w:rsid w:val="00BA4FE8"/>
    <w:rsid w:val="00BA5210"/>
    <w:rsid w:val="00BA5413"/>
    <w:rsid w:val="00BA5496"/>
    <w:rsid w:val="00BA5544"/>
    <w:rsid w:val="00BA579C"/>
    <w:rsid w:val="00BA6059"/>
    <w:rsid w:val="00BA689B"/>
    <w:rsid w:val="00BA6B6E"/>
    <w:rsid w:val="00BA6CC9"/>
    <w:rsid w:val="00BA6D06"/>
    <w:rsid w:val="00BA706A"/>
    <w:rsid w:val="00BA7352"/>
    <w:rsid w:val="00BA7978"/>
    <w:rsid w:val="00BA7C3B"/>
    <w:rsid w:val="00BB04FC"/>
    <w:rsid w:val="00BB090D"/>
    <w:rsid w:val="00BB09BF"/>
    <w:rsid w:val="00BB0B2A"/>
    <w:rsid w:val="00BB1D8E"/>
    <w:rsid w:val="00BB249E"/>
    <w:rsid w:val="00BB2AAF"/>
    <w:rsid w:val="00BB32E7"/>
    <w:rsid w:val="00BB44EC"/>
    <w:rsid w:val="00BB47E4"/>
    <w:rsid w:val="00BB484A"/>
    <w:rsid w:val="00BB4BFA"/>
    <w:rsid w:val="00BB4CEC"/>
    <w:rsid w:val="00BB5154"/>
    <w:rsid w:val="00BB5843"/>
    <w:rsid w:val="00BB5987"/>
    <w:rsid w:val="00BB5A8B"/>
    <w:rsid w:val="00BB5FAD"/>
    <w:rsid w:val="00BB6009"/>
    <w:rsid w:val="00BB6830"/>
    <w:rsid w:val="00BB6AE0"/>
    <w:rsid w:val="00BB6EBB"/>
    <w:rsid w:val="00BB70E1"/>
    <w:rsid w:val="00BB73C7"/>
    <w:rsid w:val="00BB7487"/>
    <w:rsid w:val="00BB7947"/>
    <w:rsid w:val="00BB7F9C"/>
    <w:rsid w:val="00BC073E"/>
    <w:rsid w:val="00BC07BA"/>
    <w:rsid w:val="00BC0875"/>
    <w:rsid w:val="00BC0C8A"/>
    <w:rsid w:val="00BC0EB2"/>
    <w:rsid w:val="00BC1DD9"/>
    <w:rsid w:val="00BC21FE"/>
    <w:rsid w:val="00BC225A"/>
    <w:rsid w:val="00BC23B5"/>
    <w:rsid w:val="00BC24DF"/>
    <w:rsid w:val="00BC27AE"/>
    <w:rsid w:val="00BC34BA"/>
    <w:rsid w:val="00BC37CA"/>
    <w:rsid w:val="00BC3950"/>
    <w:rsid w:val="00BC4104"/>
    <w:rsid w:val="00BC44CA"/>
    <w:rsid w:val="00BC454E"/>
    <w:rsid w:val="00BC471C"/>
    <w:rsid w:val="00BC48F2"/>
    <w:rsid w:val="00BC4938"/>
    <w:rsid w:val="00BC494D"/>
    <w:rsid w:val="00BC4A4C"/>
    <w:rsid w:val="00BC4C7D"/>
    <w:rsid w:val="00BC5036"/>
    <w:rsid w:val="00BC5B2E"/>
    <w:rsid w:val="00BC64C3"/>
    <w:rsid w:val="00BC7124"/>
    <w:rsid w:val="00BC712E"/>
    <w:rsid w:val="00BC7EC3"/>
    <w:rsid w:val="00BD01C5"/>
    <w:rsid w:val="00BD050D"/>
    <w:rsid w:val="00BD0671"/>
    <w:rsid w:val="00BD0684"/>
    <w:rsid w:val="00BD13EA"/>
    <w:rsid w:val="00BD15EF"/>
    <w:rsid w:val="00BD2459"/>
    <w:rsid w:val="00BD2A31"/>
    <w:rsid w:val="00BD2AE7"/>
    <w:rsid w:val="00BD3284"/>
    <w:rsid w:val="00BD399D"/>
    <w:rsid w:val="00BD41C0"/>
    <w:rsid w:val="00BD41D9"/>
    <w:rsid w:val="00BD44EF"/>
    <w:rsid w:val="00BD5200"/>
    <w:rsid w:val="00BD53A2"/>
    <w:rsid w:val="00BD659F"/>
    <w:rsid w:val="00BD6B8B"/>
    <w:rsid w:val="00BD7880"/>
    <w:rsid w:val="00BD7A79"/>
    <w:rsid w:val="00BD7B53"/>
    <w:rsid w:val="00BD7C2D"/>
    <w:rsid w:val="00BD7E40"/>
    <w:rsid w:val="00BE0671"/>
    <w:rsid w:val="00BE0B68"/>
    <w:rsid w:val="00BE2608"/>
    <w:rsid w:val="00BE28F8"/>
    <w:rsid w:val="00BE2D0A"/>
    <w:rsid w:val="00BE2FE1"/>
    <w:rsid w:val="00BE41ED"/>
    <w:rsid w:val="00BE485E"/>
    <w:rsid w:val="00BE4CF3"/>
    <w:rsid w:val="00BE5C64"/>
    <w:rsid w:val="00BE5D5C"/>
    <w:rsid w:val="00BE6658"/>
    <w:rsid w:val="00BE6B1A"/>
    <w:rsid w:val="00BE6DDA"/>
    <w:rsid w:val="00BE6FFB"/>
    <w:rsid w:val="00BE7721"/>
    <w:rsid w:val="00BE772D"/>
    <w:rsid w:val="00BE78D1"/>
    <w:rsid w:val="00BE7DFE"/>
    <w:rsid w:val="00BF03D7"/>
    <w:rsid w:val="00BF0B86"/>
    <w:rsid w:val="00BF0DD9"/>
    <w:rsid w:val="00BF1472"/>
    <w:rsid w:val="00BF17B9"/>
    <w:rsid w:val="00BF1BFC"/>
    <w:rsid w:val="00BF20CE"/>
    <w:rsid w:val="00BF244D"/>
    <w:rsid w:val="00BF310E"/>
    <w:rsid w:val="00BF3176"/>
    <w:rsid w:val="00BF3994"/>
    <w:rsid w:val="00BF3FD8"/>
    <w:rsid w:val="00BF4280"/>
    <w:rsid w:val="00BF4AD8"/>
    <w:rsid w:val="00BF4BA1"/>
    <w:rsid w:val="00BF5439"/>
    <w:rsid w:val="00BF575C"/>
    <w:rsid w:val="00BF581D"/>
    <w:rsid w:val="00BF58EA"/>
    <w:rsid w:val="00BF5EAC"/>
    <w:rsid w:val="00BF6824"/>
    <w:rsid w:val="00BF6D04"/>
    <w:rsid w:val="00BF6EC9"/>
    <w:rsid w:val="00BF7162"/>
    <w:rsid w:val="00BF72B5"/>
    <w:rsid w:val="00BF737A"/>
    <w:rsid w:val="00BF7B0B"/>
    <w:rsid w:val="00BF7B9A"/>
    <w:rsid w:val="00BF7CEE"/>
    <w:rsid w:val="00C00613"/>
    <w:rsid w:val="00C00EEA"/>
    <w:rsid w:val="00C01B4F"/>
    <w:rsid w:val="00C01D00"/>
    <w:rsid w:val="00C0248B"/>
    <w:rsid w:val="00C02923"/>
    <w:rsid w:val="00C02C41"/>
    <w:rsid w:val="00C02C55"/>
    <w:rsid w:val="00C038D3"/>
    <w:rsid w:val="00C03D8C"/>
    <w:rsid w:val="00C03DD0"/>
    <w:rsid w:val="00C046FD"/>
    <w:rsid w:val="00C0502E"/>
    <w:rsid w:val="00C05B27"/>
    <w:rsid w:val="00C0687E"/>
    <w:rsid w:val="00C06B47"/>
    <w:rsid w:val="00C06E36"/>
    <w:rsid w:val="00C0702B"/>
    <w:rsid w:val="00C1007E"/>
    <w:rsid w:val="00C100D1"/>
    <w:rsid w:val="00C10856"/>
    <w:rsid w:val="00C11298"/>
    <w:rsid w:val="00C11EC6"/>
    <w:rsid w:val="00C11EC7"/>
    <w:rsid w:val="00C12732"/>
    <w:rsid w:val="00C12E18"/>
    <w:rsid w:val="00C12EA3"/>
    <w:rsid w:val="00C1315F"/>
    <w:rsid w:val="00C132F2"/>
    <w:rsid w:val="00C140AC"/>
    <w:rsid w:val="00C1439E"/>
    <w:rsid w:val="00C148B2"/>
    <w:rsid w:val="00C148D9"/>
    <w:rsid w:val="00C158CF"/>
    <w:rsid w:val="00C15CAA"/>
    <w:rsid w:val="00C1639F"/>
    <w:rsid w:val="00C16D56"/>
    <w:rsid w:val="00C16ED8"/>
    <w:rsid w:val="00C17A1B"/>
    <w:rsid w:val="00C205A8"/>
    <w:rsid w:val="00C205FE"/>
    <w:rsid w:val="00C20A00"/>
    <w:rsid w:val="00C215DB"/>
    <w:rsid w:val="00C21658"/>
    <w:rsid w:val="00C21A04"/>
    <w:rsid w:val="00C21AAA"/>
    <w:rsid w:val="00C22ADF"/>
    <w:rsid w:val="00C23128"/>
    <w:rsid w:val="00C23590"/>
    <w:rsid w:val="00C23772"/>
    <w:rsid w:val="00C23C6E"/>
    <w:rsid w:val="00C23E06"/>
    <w:rsid w:val="00C24237"/>
    <w:rsid w:val="00C242FE"/>
    <w:rsid w:val="00C250E0"/>
    <w:rsid w:val="00C2583E"/>
    <w:rsid w:val="00C26EFA"/>
    <w:rsid w:val="00C27534"/>
    <w:rsid w:val="00C276DB"/>
    <w:rsid w:val="00C27984"/>
    <w:rsid w:val="00C27CAC"/>
    <w:rsid w:val="00C300FC"/>
    <w:rsid w:val="00C30850"/>
    <w:rsid w:val="00C30C61"/>
    <w:rsid w:val="00C31089"/>
    <w:rsid w:val="00C31279"/>
    <w:rsid w:val="00C31310"/>
    <w:rsid w:val="00C31D8F"/>
    <w:rsid w:val="00C326B3"/>
    <w:rsid w:val="00C3288B"/>
    <w:rsid w:val="00C32C6F"/>
    <w:rsid w:val="00C32FCD"/>
    <w:rsid w:val="00C33442"/>
    <w:rsid w:val="00C3357D"/>
    <w:rsid w:val="00C336CC"/>
    <w:rsid w:val="00C33B23"/>
    <w:rsid w:val="00C33C16"/>
    <w:rsid w:val="00C3432E"/>
    <w:rsid w:val="00C344E7"/>
    <w:rsid w:val="00C34B56"/>
    <w:rsid w:val="00C34F29"/>
    <w:rsid w:val="00C359FA"/>
    <w:rsid w:val="00C36272"/>
    <w:rsid w:val="00C36FFD"/>
    <w:rsid w:val="00C37293"/>
    <w:rsid w:val="00C374C7"/>
    <w:rsid w:val="00C375B7"/>
    <w:rsid w:val="00C377AA"/>
    <w:rsid w:val="00C37A92"/>
    <w:rsid w:val="00C4001A"/>
    <w:rsid w:val="00C401BE"/>
    <w:rsid w:val="00C415F7"/>
    <w:rsid w:val="00C41D60"/>
    <w:rsid w:val="00C424F4"/>
    <w:rsid w:val="00C431B4"/>
    <w:rsid w:val="00C43834"/>
    <w:rsid w:val="00C4409E"/>
    <w:rsid w:val="00C446AC"/>
    <w:rsid w:val="00C44721"/>
    <w:rsid w:val="00C45323"/>
    <w:rsid w:val="00C45758"/>
    <w:rsid w:val="00C4588E"/>
    <w:rsid w:val="00C4685D"/>
    <w:rsid w:val="00C46FC3"/>
    <w:rsid w:val="00C47539"/>
    <w:rsid w:val="00C47BF6"/>
    <w:rsid w:val="00C504D4"/>
    <w:rsid w:val="00C505FC"/>
    <w:rsid w:val="00C50786"/>
    <w:rsid w:val="00C507C9"/>
    <w:rsid w:val="00C50E06"/>
    <w:rsid w:val="00C50E47"/>
    <w:rsid w:val="00C50F62"/>
    <w:rsid w:val="00C50F72"/>
    <w:rsid w:val="00C50FAC"/>
    <w:rsid w:val="00C5113A"/>
    <w:rsid w:val="00C51BF7"/>
    <w:rsid w:val="00C51DF6"/>
    <w:rsid w:val="00C52356"/>
    <w:rsid w:val="00C52B3D"/>
    <w:rsid w:val="00C534B8"/>
    <w:rsid w:val="00C53514"/>
    <w:rsid w:val="00C536D0"/>
    <w:rsid w:val="00C537FF"/>
    <w:rsid w:val="00C53995"/>
    <w:rsid w:val="00C53F51"/>
    <w:rsid w:val="00C54300"/>
    <w:rsid w:val="00C54620"/>
    <w:rsid w:val="00C54A18"/>
    <w:rsid w:val="00C54E3F"/>
    <w:rsid w:val="00C559B5"/>
    <w:rsid w:val="00C55CDC"/>
    <w:rsid w:val="00C56017"/>
    <w:rsid w:val="00C5637A"/>
    <w:rsid w:val="00C56466"/>
    <w:rsid w:val="00C56C33"/>
    <w:rsid w:val="00C56D1A"/>
    <w:rsid w:val="00C57733"/>
    <w:rsid w:val="00C57903"/>
    <w:rsid w:val="00C57BC1"/>
    <w:rsid w:val="00C57DBD"/>
    <w:rsid w:val="00C602DF"/>
    <w:rsid w:val="00C60354"/>
    <w:rsid w:val="00C60650"/>
    <w:rsid w:val="00C607F7"/>
    <w:rsid w:val="00C613AA"/>
    <w:rsid w:val="00C61605"/>
    <w:rsid w:val="00C616E8"/>
    <w:rsid w:val="00C61F7C"/>
    <w:rsid w:val="00C6277F"/>
    <w:rsid w:val="00C62B0F"/>
    <w:rsid w:val="00C6308E"/>
    <w:rsid w:val="00C63279"/>
    <w:rsid w:val="00C64A6F"/>
    <w:rsid w:val="00C655CC"/>
    <w:rsid w:val="00C65683"/>
    <w:rsid w:val="00C6568B"/>
    <w:rsid w:val="00C65E20"/>
    <w:rsid w:val="00C661A5"/>
    <w:rsid w:val="00C66408"/>
    <w:rsid w:val="00C664D9"/>
    <w:rsid w:val="00C66D49"/>
    <w:rsid w:val="00C66FB4"/>
    <w:rsid w:val="00C67029"/>
    <w:rsid w:val="00C7093D"/>
    <w:rsid w:val="00C711BF"/>
    <w:rsid w:val="00C71C6B"/>
    <w:rsid w:val="00C71D21"/>
    <w:rsid w:val="00C71F7E"/>
    <w:rsid w:val="00C72833"/>
    <w:rsid w:val="00C729B1"/>
    <w:rsid w:val="00C7303C"/>
    <w:rsid w:val="00C74357"/>
    <w:rsid w:val="00C7463A"/>
    <w:rsid w:val="00C7509F"/>
    <w:rsid w:val="00C75A16"/>
    <w:rsid w:val="00C75DD7"/>
    <w:rsid w:val="00C76311"/>
    <w:rsid w:val="00C767E8"/>
    <w:rsid w:val="00C77241"/>
    <w:rsid w:val="00C77C1D"/>
    <w:rsid w:val="00C77CE6"/>
    <w:rsid w:val="00C8001F"/>
    <w:rsid w:val="00C80276"/>
    <w:rsid w:val="00C81149"/>
    <w:rsid w:val="00C8152F"/>
    <w:rsid w:val="00C815B1"/>
    <w:rsid w:val="00C82273"/>
    <w:rsid w:val="00C82451"/>
    <w:rsid w:val="00C82492"/>
    <w:rsid w:val="00C82A45"/>
    <w:rsid w:val="00C82AE1"/>
    <w:rsid w:val="00C83D25"/>
    <w:rsid w:val="00C83F2F"/>
    <w:rsid w:val="00C84264"/>
    <w:rsid w:val="00C845B8"/>
    <w:rsid w:val="00C84882"/>
    <w:rsid w:val="00C85D61"/>
    <w:rsid w:val="00C86DBA"/>
    <w:rsid w:val="00C86EB2"/>
    <w:rsid w:val="00C86ED3"/>
    <w:rsid w:val="00C87745"/>
    <w:rsid w:val="00C900EB"/>
    <w:rsid w:val="00C909A0"/>
    <w:rsid w:val="00C91EF8"/>
    <w:rsid w:val="00C91F2A"/>
    <w:rsid w:val="00C92310"/>
    <w:rsid w:val="00C925BA"/>
    <w:rsid w:val="00C9340B"/>
    <w:rsid w:val="00C93689"/>
    <w:rsid w:val="00C94817"/>
    <w:rsid w:val="00C94DC2"/>
    <w:rsid w:val="00C94F3C"/>
    <w:rsid w:val="00C94F81"/>
    <w:rsid w:val="00C952BE"/>
    <w:rsid w:val="00C95637"/>
    <w:rsid w:val="00C95C37"/>
    <w:rsid w:val="00C95CB4"/>
    <w:rsid w:val="00C966F7"/>
    <w:rsid w:val="00C96B28"/>
    <w:rsid w:val="00C96D60"/>
    <w:rsid w:val="00C96E64"/>
    <w:rsid w:val="00C9752D"/>
    <w:rsid w:val="00CA0713"/>
    <w:rsid w:val="00CA0716"/>
    <w:rsid w:val="00CA075F"/>
    <w:rsid w:val="00CA0F01"/>
    <w:rsid w:val="00CA1893"/>
    <w:rsid w:val="00CA2298"/>
    <w:rsid w:val="00CA3195"/>
    <w:rsid w:val="00CA42EA"/>
    <w:rsid w:val="00CA461A"/>
    <w:rsid w:val="00CA486E"/>
    <w:rsid w:val="00CA5580"/>
    <w:rsid w:val="00CA5832"/>
    <w:rsid w:val="00CA5FDD"/>
    <w:rsid w:val="00CA677F"/>
    <w:rsid w:val="00CA6D80"/>
    <w:rsid w:val="00CA6E33"/>
    <w:rsid w:val="00CA6E36"/>
    <w:rsid w:val="00CA744E"/>
    <w:rsid w:val="00CA76B1"/>
    <w:rsid w:val="00CA79B0"/>
    <w:rsid w:val="00CB01FE"/>
    <w:rsid w:val="00CB031B"/>
    <w:rsid w:val="00CB043C"/>
    <w:rsid w:val="00CB0B32"/>
    <w:rsid w:val="00CB1142"/>
    <w:rsid w:val="00CB2C30"/>
    <w:rsid w:val="00CB2F18"/>
    <w:rsid w:val="00CB2FF2"/>
    <w:rsid w:val="00CB366D"/>
    <w:rsid w:val="00CB3FBA"/>
    <w:rsid w:val="00CB4144"/>
    <w:rsid w:val="00CB4B3B"/>
    <w:rsid w:val="00CB4D33"/>
    <w:rsid w:val="00CB4EB0"/>
    <w:rsid w:val="00CB542E"/>
    <w:rsid w:val="00CB578C"/>
    <w:rsid w:val="00CB5C20"/>
    <w:rsid w:val="00CB6341"/>
    <w:rsid w:val="00CB6E18"/>
    <w:rsid w:val="00CB763A"/>
    <w:rsid w:val="00CC062C"/>
    <w:rsid w:val="00CC10D9"/>
    <w:rsid w:val="00CC123F"/>
    <w:rsid w:val="00CC129F"/>
    <w:rsid w:val="00CC1A1B"/>
    <w:rsid w:val="00CC1B8A"/>
    <w:rsid w:val="00CC1E18"/>
    <w:rsid w:val="00CC26A0"/>
    <w:rsid w:val="00CC28C4"/>
    <w:rsid w:val="00CC28DE"/>
    <w:rsid w:val="00CC301C"/>
    <w:rsid w:val="00CC35C2"/>
    <w:rsid w:val="00CC387E"/>
    <w:rsid w:val="00CC4320"/>
    <w:rsid w:val="00CC56BE"/>
    <w:rsid w:val="00CC571E"/>
    <w:rsid w:val="00CC58B4"/>
    <w:rsid w:val="00CC5C9A"/>
    <w:rsid w:val="00CC663D"/>
    <w:rsid w:val="00CC6691"/>
    <w:rsid w:val="00CC6FC7"/>
    <w:rsid w:val="00CC722A"/>
    <w:rsid w:val="00CC76FA"/>
    <w:rsid w:val="00CD01B0"/>
    <w:rsid w:val="00CD0400"/>
    <w:rsid w:val="00CD05C7"/>
    <w:rsid w:val="00CD0805"/>
    <w:rsid w:val="00CD0C1F"/>
    <w:rsid w:val="00CD0C6D"/>
    <w:rsid w:val="00CD10E7"/>
    <w:rsid w:val="00CD265F"/>
    <w:rsid w:val="00CD2A06"/>
    <w:rsid w:val="00CD37CC"/>
    <w:rsid w:val="00CD463E"/>
    <w:rsid w:val="00CD4EDE"/>
    <w:rsid w:val="00CD55D4"/>
    <w:rsid w:val="00CD585C"/>
    <w:rsid w:val="00CD5C63"/>
    <w:rsid w:val="00CD5E2C"/>
    <w:rsid w:val="00CD5EA4"/>
    <w:rsid w:val="00CD689E"/>
    <w:rsid w:val="00CD713C"/>
    <w:rsid w:val="00CD7560"/>
    <w:rsid w:val="00CD7893"/>
    <w:rsid w:val="00CE0653"/>
    <w:rsid w:val="00CE0A4C"/>
    <w:rsid w:val="00CE0EBA"/>
    <w:rsid w:val="00CE0F60"/>
    <w:rsid w:val="00CE0F87"/>
    <w:rsid w:val="00CE12E1"/>
    <w:rsid w:val="00CE14AD"/>
    <w:rsid w:val="00CE1F1B"/>
    <w:rsid w:val="00CE244F"/>
    <w:rsid w:val="00CE262D"/>
    <w:rsid w:val="00CE268F"/>
    <w:rsid w:val="00CE2B6E"/>
    <w:rsid w:val="00CE4A57"/>
    <w:rsid w:val="00CE54F4"/>
    <w:rsid w:val="00CE57D9"/>
    <w:rsid w:val="00CE5D8D"/>
    <w:rsid w:val="00CE6B40"/>
    <w:rsid w:val="00CE7284"/>
    <w:rsid w:val="00CE7C4F"/>
    <w:rsid w:val="00CE7D8F"/>
    <w:rsid w:val="00CE7E71"/>
    <w:rsid w:val="00CF0123"/>
    <w:rsid w:val="00CF0279"/>
    <w:rsid w:val="00CF0863"/>
    <w:rsid w:val="00CF1055"/>
    <w:rsid w:val="00CF1562"/>
    <w:rsid w:val="00CF18F8"/>
    <w:rsid w:val="00CF1956"/>
    <w:rsid w:val="00CF1D11"/>
    <w:rsid w:val="00CF2119"/>
    <w:rsid w:val="00CF2552"/>
    <w:rsid w:val="00CF2775"/>
    <w:rsid w:val="00CF2C55"/>
    <w:rsid w:val="00CF2D78"/>
    <w:rsid w:val="00CF3667"/>
    <w:rsid w:val="00CF3841"/>
    <w:rsid w:val="00CF3F7B"/>
    <w:rsid w:val="00CF425A"/>
    <w:rsid w:val="00CF4268"/>
    <w:rsid w:val="00CF4836"/>
    <w:rsid w:val="00CF4BB4"/>
    <w:rsid w:val="00CF4CD0"/>
    <w:rsid w:val="00CF5383"/>
    <w:rsid w:val="00CF56C0"/>
    <w:rsid w:val="00CF56D8"/>
    <w:rsid w:val="00CF5944"/>
    <w:rsid w:val="00CF5996"/>
    <w:rsid w:val="00CF62C2"/>
    <w:rsid w:val="00CF651C"/>
    <w:rsid w:val="00CF65CA"/>
    <w:rsid w:val="00CF6986"/>
    <w:rsid w:val="00CF6A6F"/>
    <w:rsid w:val="00CF701E"/>
    <w:rsid w:val="00CF76A9"/>
    <w:rsid w:val="00CF7E29"/>
    <w:rsid w:val="00CFBAF6"/>
    <w:rsid w:val="00D00537"/>
    <w:rsid w:val="00D0097E"/>
    <w:rsid w:val="00D00AB6"/>
    <w:rsid w:val="00D018CA"/>
    <w:rsid w:val="00D01A5E"/>
    <w:rsid w:val="00D01C76"/>
    <w:rsid w:val="00D02F12"/>
    <w:rsid w:val="00D03305"/>
    <w:rsid w:val="00D045DE"/>
    <w:rsid w:val="00D047C4"/>
    <w:rsid w:val="00D04AE9"/>
    <w:rsid w:val="00D04FE9"/>
    <w:rsid w:val="00D05434"/>
    <w:rsid w:val="00D05A2B"/>
    <w:rsid w:val="00D05D2A"/>
    <w:rsid w:val="00D07552"/>
    <w:rsid w:val="00D1032D"/>
    <w:rsid w:val="00D1072C"/>
    <w:rsid w:val="00D10F13"/>
    <w:rsid w:val="00D115E9"/>
    <w:rsid w:val="00D13F7E"/>
    <w:rsid w:val="00D14ECF"/>
    <w:rsid w:val="00D152C1"/>
    <w:rsid w:val="00D155FB"/>
    <w:rsid w:val="00D15ADE"/>
    <w:rsid w:val="00D15D0C"/>
    <w:rsid w:val="00D15FE2"/>
    <w:rsid w:val="00D16130"/>
    <w:rsid w:val="00D166FD"/>
    <w:rsid w:val="00D16B70"/>
    <w:rsid w:val="00D16E76"/>
    <w:rsid w:val="00D17087"/>
    <w:rsid w:val="00D17673"/>
    <w:rsid w:val="00D17BCA"/>
    <w:rsid w:val="00D17FBC"/>
    <w:rsid w:val="00D17FD5"/>
    <w:rsid w:val="00D20A91"/>
    <w:rsid w:val="00D227DA"/>
    <w:rsid w:val="00D23136"/>
    <w:rsid w:val="00D236E1"/>
    <w:rsid w:val="00D23A60"/>
    <w:rsid w:val="00D23F5B"/>
    <w:rsid w:val="00D23F67"/>
    <w:rsid w:val="00D243EB"/>
    <w:rsid w:val="00D24EDF"/>
    <w:rsid w:val="00D24FE4"/>
    <w:rsid w:val="00D25E35"/>
    <w:rsid w:val="00D2650E"/>
    <w:rsid w:val="00D2663F"/>
    <w:rsid w:val="00D27147"/>
    <w:rsid w:val="00D27346"/>
    <w:rsid w:val="00D27DB7"/>
    <w:rsid w:val="00D3068F"/>
    <w:rsid w:val="00D30941"/>
    <w:rsid w:val="00D309EB"/>
    <w:rsid w:val="00D30BAC"/>
    <w:rsid w:val="00D32332"/>
    <w:rsid w:val="00D33605"/>
    <w:rsid w:val="00D33846"/>
    <w:rsid w:val="00D340A1"/>
    <w:rsid w:val="00D34492"/>
    <w:rsid w:val="00D34740"/>
    <w:rsid w:val="00D347B3"/>
    <w:rsid w:val="00D35346"/>
    <w:rsid w:val="00D3575D"/>
    <w:rsid w:val="00D357F1"/>
    <w:rsid w:val="00D35C53"/>
    <w:rsid w:val="00D35D9C"/>
    <w:rsid w:val="00D36B28"/>
    <w:rsid w:val="00D37638"/>
    <w:rsid w:val="00D37E46"/>
    <w:rsid w:val="00D403E6"/>
    <w:rsid w:val="00D4079E"/>
    <w:rsid w:val="00D40813"/>
    <w:rsid w:val="00D40B17"/>
    <w:rsid w:val="00D40D7F"/>
    <w:rsid w:val="00D41325"/>
    <w:rsid w:val="00D41BAB"/>
    <w:rsid w:val="00D41D4C"/>
    <w:rsid w:val="00D41EF0"/>
    <w:rsid w:val="00D4223E"/>
    <w:rsid w:val="00D422B1"/>
    <w:rsid w:val="00D42651"/>
    <w:rsid w:val="00D42B5E"/>
    <w:rsid w:val="00D42BAC"/>
    <w:rsid w:val="00D43936"/>
    <w:rsid w:val="00D43A75"/>
    <w:rsid w:val="00D44226"/>
    <w:rsid w:val="00D44465"/>
    <w:rsid w:val="00D446A9"/>
    <w:rsid w:val="00D45026"/>
    <w:rsid w:val="00D45233"/>
    <w:rsid w:val="00D4536F"/>
    <w:rsid w:val="00D454BC"/>
    <w:rsid w:val="00D45988"/>
    <w:rsid w:val="00D45A76"/>
    <w:rsid w:val="00D464A7"/>
    <w:rsid w:val="00D464CD"/>
    <w:rsid w:val="00D4661A"/>
    <w:rsid w:val="00D46696"/>
    <w:rsid w:val="00D46BF0"/>
    <w:rsid w:val="00D46CB2"/>
    <w:rsid w:val="00D476A2"/>
    <w:rsid w:val="00D479FC"/>
    <w:rsid w:val="00D502E6"/>
    <w:rsid w:val="00D5038B"/>
    <w:rsid w:val="00D50820"/>
    <w:rsid w:val="00D510EE"/>
    <w:rsid w:val="00D51257"/>
    <w:rsid w:val="00D52A32"/>
    <w:rsid w:val="00D531A8"/>
    <w:rsid w:val="00D536CE"/>
    <w:rsid w:val="00D53D03"/>
    <w:rsid w:val="00D543F4"/>
    <w:rsid w:val="00D5474C"/>
    <w:rsid w:val="00D547F2"/>
    <w:rsid w:val="00D54974"/>
    <w:rsid w:val="00D56216"/>
    <w:rsid w:val="00D56A54"/>
    <w:rsid w:val="00D56BF3"/>
    <w:rsid w:val="00D56C77"/>
    <w:rsid w:val="00D56FB0"/>
    <w:rsid w:val="00D5724D"/>
    <w:rsid w:val="00D57316"/>
    <w:rsid w:val="00D57483"/>
    <w:rsid w:val="00D57939"/>
    <w:rsid w:val="00D57DB6"/>
    <w:rsid w:val="00D60839"/>
    <w:rsid w:val="00D6085B"/>
    <w:rsid w:val="00D612BD"/>
    <w:rsid w:val="00D61935"/>
    <w:rsid w:val="00D6311D"/>
    <w:rsid w:val="00D63867"/>
    <w:rsid w:val="00D63DE4"/>
    <w:rsid w:val="00D642B6"/>
    <w:rsid w:val="00D642E2"/>
    <w:rsid w:val="00D644C4"/>
    <w:rsid w:val="00D64F79"/>
    <w:rsid w:val="00D65002"/>
    <w:rsid w:val="00D650E2"/>
    <w:rsid w:val="00D65BBE"/>
    <w:rsid w:val="00D66A7F"/>
    <w:rsid w:val="00D66DED"/>
    <w:rsid w:val="00D66E53"/>
    <w:rsid w:val="00D67116"/>
    <w:rsid w:val="00D67BF7"/>
    <w:rsid w:val="00D70184"/>
    <w:rsid w:val="00D7037E"/>
    <w:rsid w:val="00D703E8"/>
    <w:rsid w:val="00D7041A"/>
    <w:rsid w:val="00D70CE9"/>
    <w:rsid w:val="00D70DEA"/>
    <w:rsid w:val="00D70F0C"/>
    <w:rsid w:val="00D710E1"/>
    <w:rsid w:val="00D71409"/>
    <w:rsid w:val="00D717AE"/>
    <w:rsid w:val="00D71907"/>
    <w:rsid w:val="00D71AC7"/>
    <w:rsid w:val="00D71E31"/>
    <w:rsid w:val="00D71ECB"/>
    <w:rsid w:val="00D72641"/>
    <w:rsid w:val="00D72663"/>
    <w:rsid w:val="00D72802"/>
    <w:rsid w:val="00D73088"/>
    <w:rsid w:val="00D73265"/>
    <w:rsid w:val="00D73390"/>
    <w:rsid w:val="00D73494"/>
    <w:rsid w:val="00D7372F"/>
    <w:rsid w:val="00D73749"/>
    <w:rsid w:val="00D73ACF"/>
    <w:rsid w:val="00D73BD8"/>
    <w:rsid w:val="00D73F4B"/>
    <w:rsid w:val="00D74CDE"/>
    <w:rsid w:val="00D75243"/>
    <w:rsid w:val="00D7568C"/>
    <w:rsid w:val="00D759B6"/>
    <w:rsid w:val="00D766F8"/>
    <w:rsid w:val="00D769CE"/>
    <w:rsid w:val="00D76D3A"/>
    <w:rsid w:val="00D76FC9"/>
    <w:rsid w:val="00D77405"/>
    <w:rsid w:val="00D803A8"/>
    <w:rsid w:val="00D8055D"/>
    <w:rsid w:val="00D80F11"/>
    <w:rsid w:val="00D81526"/>
    <w:rsid w:val="00D816A9"/>
    <w:rsid w:val="00D81AFF"/>
    <w:rsid w:val="00D81D8D"/>
    <w:rsid w:val="00D822A0"/>
    <w:rsid w:val="00D82315"/>
    <w:rsid w:val="00D82D07"/>
    <w:rsid w:val="00D838DC"/>
    <w:rsid w:val="00D83A1A"/>
    <w:rsid w:val="00D83ACC"/>
    <w:rsid w:val="00D84028"/>
    <w:rsid w:val="00D8438E"/>
    <w:rsid w:val="00D848D7"/>
    <w:rsid w:val="00D853FE"/>
    <w:rsid w:val="00D85863"/>
    <w:rsid w:val="00D85F84"/>
    <w:rsid w:val="00D868C2"/>
    <w:rsid w:val="00D86AB6"/>
    <w:rsid w:val="00D86C51"/>
    <w:rsid w:val="00D86DEE"/>
    <w:rsid w:val="00D87148"/>
    <w:rsid w:val="00D873C5"/>
    <w:rsid w:val="00D87CD6"/>
    <w:rsid w:val="00D9004F"/>
    <w:rsid w:val="00D90054"/>
    <w:rsid w:val="00D9019D"/>
    <w:rsid w:val="00D905DD"/>
    <w:rsid w:val="00D912F9"/>
    <w:rsid w:val="00D91607"/>
    <w:rsid w:val="00D9168F"/>
    <w:rsid w:val="00D918F6"/>
    <w:rsid w:val="00D92481"/>
    <w:rsid w:val="00D92720"/>
    <w:rsid w:val="00D9298B"/>
    <w:rsid w:val="00D92A8F"/>
    <w:rsid w:val="00D9382A"/>
    <w:rsid w:val="00D9403C"/>
    <w:rsid w:val="00D94896"/>
    <w:rsid w:val="00D963FC"/>
    <w:rsid w:val="00D9665A"/>
    <w:rsid w:val="00D97040"/>
    <w:rsid w:val="00D97C47"/>
    <w:rsid w:val="00D97FC6"/>
    <w:rsid w:val="00DA0661"/>
    <w:rsid w:val="00DA151A"/>
    <w:rsid w:val="00DA1C07"/>
    <w:rsid w:val="00DA1EEA"/>
    <w:rsid w:val="00DA20F9"/>
    <w:rsid w:val="00DA2D78"/>
    <w:rsid w:val="00DA2F76"/>
    <w:rsid w:val="00DA349A"/>
    <w:rsid w:val="00DA36ED"/>
    <w:rsid w:val="00DA3A91"/>
    <w:rsid w:val="00DA443D"/>
    <w:rsid w:val="00DA4603"/>
    <w:rsid w:val="00DA4890"/>
    <w:rsid w:val="00DA4FD4"/>
    <w:rsid w:val="00DA57DF"/>
    <w:rsid w:val="00DA5AAB"/>
    <w:rsid w:val="00DA5D5E"/>
    <w:rsid w:val="00DA68CC"/>
    <w:rsid w:val="00DA68E4"/>
    <w:rsid w:val="00DA7436"/>
    <w:rsid w:val="00DB0225"/>
    <w:rsid w:val="00DB06E9"/>
    <w:rsid w:val="00DB0726"/>
    <w:rsid w:val="00DB08C7"/>
    <w:rsid w:val="00DB0DBA"/>
    <w:rsid w:val="00DB0E05"/>
    <w:rsid w:val="00DB0E56"/>
    <w:rsid w:val="00DB157F"/>
    <w:rsid w:val="00DB195D"/>
    <w:rsid w:val="00DB19DF"/>
    <w:rsid w:val="00DB1D9B"/>
    <w:rsid w:val="00DB2233"/>
    <w:rsid w:val="00DB232F"/>
    <w:rsid w:val="00DB2628"/>
    <w:rsid w:val="00DB3AA5"/>
    <w:rsid w:val="00DB3B25"/>
    <w:rsid w:val="00DB4248"/>
    <w:rsid w:val="00DB510D"/>
    <w:rsid w:val="00DB5579"/>
    <w:rsid w:val="00DB575F"/>
    <w:rsid w:val="00DB5CDF"/>
    <w:rsid w:val="00DB5D67"/>
    <w:rsid w:val="00DB5FC2"/>
    <w:rsid w:val="00DB68A4"/>
    <w:rsid w:val="00DB6DE7"/>
    <w:rsid w:val="00DB71E7"/>
    <w:rsid w:val="00DB769E"/>
    <w:rsid w:val="00DB7C95"/>
    <w:rsid w:val="00DB7D43"/>
    <w:rsid w:val="00DC0117"/>
    <w:rsid w:val="00DC076E"/>
    <w:rsid w:val="00DC07F0"/>
    <w:rsid w:val="00DC0915"/>
    <w:rsid w:val="00DC0C24"/>
    <w:rsid w:val="00DC108B"/>
    <w:rsid w:val="00DC135A"/>
    <w:rsid w:val="00DC1DD1"/>
    <w:rsid w:val="00DC2DC4"/>
    <w:rsid w:val="00DC2FF9"/>
    <w:rsid w:val="00DC31AD"/>
    <w:rsid w:val="00DC32C9"/>
    <w:rsid w:val="00DC33D7"/>
    <w:rsid w:val="00DC36EF"/>
    <w:rsid w:val="00DC3C55"/>
    <w:rsid w:val="00DC455F"/>
    <w:rsid w:val="00DC47BF"/>
    <w:rsid w:val="00DC4C70"/>
    <w:rsid w:val="00DC4D4C"/>
    <w:rsid w:val="00DC4EAF"/>
    <w:rsid w:val="00DC4F4F"/>
    <w:rsid w:val="00DC5665"/>
    <w:rsid w:val="00DC593E"/>
    <w:rsid w:val="00DC5CEB"/>
    <w:rsid w:val="00DC6E07"/>
    <w:rsid w:val="00DD0353"/>
    <w:rsid w:val="00DD0A47"/>
    <w:rsid w:val="00DD12AB"/>
    <w:rsid w:val="00DD13E1"/>
    <w:rsid w:val="00DD1C85"/>
    <w:rsid w:val="00DD2045"/>
    <w:rsid w:val="00DD3A89"/>
    <w:rsid w:val="00DD4352"/>
    <w:rsid w:val="00DD47B6"/>
    <w:rsid w:val="00DD4A70"/>
    <w:rsid w:val="00DD4E7B"/>
    <w:rsid w:val="00DD50BB"/>
    <w:rsid w:val="00DD5240"/>
    <w:rsid w:val="00DD5A75"/>
    <w:rsid w:val="00DD642E"/>
    <w:rsid w:val="00DD64CD"/>
    <w:rsid w:val="00DD7864"/>
    <w:rsid w:val="00DE0805"/>
    <w:rsid w:val="00DE0C3A"/>
    <w:rsid w:val="00DE19E4"/>
    <w:rsid w:val="00DE1E1E"/>
    <w:rsid w:val="00DE2B1A"/>
    <w:rsid w:val="00DE2ED0"/>
    <w:rsid w:val="00DE3180"/>
    <w:rsid w:val="00DE32C1"/>
    <w:rsid w:val="00DE35A3"/>
    <w:rsid w:val="00DE483B"/>
    <w:rsid w:val="00DE49A4"/>
    <w:rsid w:val="00DE53D9"/>
    <w:rsid w:val="00DE5472"/>
    <w:rsid w:val="00DE54AC"/>
    <w:rsid w:val="00DE60BA"/>
    <w:rsid w:val="00DE6DBD"/>
    <w:rsid w:val="00DF00C7"/>
    <w:rsid w:val="00DF02FB"/>
    <w:rsid w:val="00DF0AC2"/>
    <w:rsid w:val="00DF1074"/>
    <w:rsid w:val="00DF146B"/>
    <w:rsid w:val="00DF17C4"/>
    <w:rsid w:val="00DF2229"/>
    <w:rsid w:val="00DF2366"/>
    <w:rsid w:val="00DF27EC"/>
    <w:rsid w:val="00DF2B30"/>
    <w:rsid w:val="00DF2B84"/>
    <w:rsid w:val="00DF2E54"/>
    <w:rsid w:val="00DF2F31"/>
    <w:rsid w:val="00DF30F0"/>
    <w:rsid w:val="00DF3995"/>
    <w:rsid w:val="00DF3A2B"/>
    <w:rsid w:val="00DF3D50"/>
    <w:rsid w:val="00DF4459"/>
    <w:rsid w:val="00DF474E"/>
    <w:rsid w:val="00DF4946"/>
    <w:rsid w:val="00DF4E99"/>
    <w:rsid w:val="00DF4EA1"/>
    <w:rsid w:val="00DF5500"/>
    <w:rsid w:val="00DF5A5B"/>
    <w:rsid w:val="00DF5C12"/>
    <w:rsid w:val="00DF617C"/>
    <w:rsid w:val="00DF62FE"/>
    <w:rsid w:val="00DF7051"/>
    <w:rsid w:val="00DF73A7"/>
    <w:rsid w:val="00DF74C0"/>
    <w:rsid w:val="00E001E2"/>
    <w:rsid w:val="00E00628"/>
    <w:rsid w:val="00E00841"/>
    <w:rsid w:val="00E00A21"/>
    <w:rsid w:val="00E00FBE"/>
    <w:rsid w:val="00E01142"/>
    <w:rsid w:val="00E023A2"/>
    <w:rsid w:val="00E033B9"/>
    <w:rsid w:val="00E03DFA"/>
    <w:rsid w:val="00E03FC8"/>
    <w:rsid w:val="00E04584"/>
    <w:rsid w:val="00E04834"/>
    <w:rsid w:val="00E04E4D"/>
    <w:rsid w:val="00E04E76"/>
    <w:rsid w:val="00E053C3"/>
    <w:rsid w:val="00E05704"/>
    <w:rsid w:val="00E06723"/>
    <w:rsid w:val="00E068F6"/>
    <w:rsid w:val="00E06DF8"/>
    <w:rsid w:val="00E07391"/>
    <w:rsid w:val="00E07B94"/>
    <w:rsid w:val="00E1047F"/>
    <w:rsid w:val="00E104C7"/>
    <w:rsid w:val="00E1071C"/>
    <w:rsid w:val="00E112AB"/>
    <w:rsid w:val="00E117C7"/>
    <w:rsid w:val="00E12C1D"/>
    <w:rsid w:val="00E12D8C"/>
    <w:rsid w:val="00E13248"/>
    <w:rsid w:val="00E13B70"/>
    <w:rsid w:val="00E13BFA"/>
    <w:rsid w:val="00E157C8"/>
    <w:rsid w:val="00E15D23"/>
    <w:rsid w:val="00E16451"/>
    <w:rsid w:val="00E165DE"/>
    <w:rsid w:val="00E16AE4"/>
    <w:rsid w:val="00E171C3"/>
    <w:rsid w:val="00E179E1"/>
    <w:rsid w:val="00E20293"/>
    <w:rsid w:val="00E2029C"/>
    <w:rsid w:val="00E203AE"/>
    <w:rsid w:val="00E20F17"/>
    <w:rsid w:val="00E212AD"/>
    <w:rsid w:val="00E2172F"/>
    <w:rsid w:val="00E21B98"/>
    <w:rsid w:val="00E235B5"/>
    <w:rsid w:val="00E23AA8"/>
    <w:rsid w:val="00E23C19"/>
    <w:rsid w:val="00E24FE3"/>
    <w:rsid w:val="00E251B1"/>
    <w:rsid w:val="00E25B96"/>
    <w:rsid w:val="00E25F59"/>
    <w:rsid w:val="00E279C9"/>
    <w:rsid w:val="00E27A15"/>
    <w:rsid w:val="00E27CBA"/>
    <w:rsid w:val="00E27F84"/>
    <w:rsid w:val="00E3070C"/>
    <w:rsid w:val="00E30C93"/>
    <w:rsid w:val="00E30D39"/>
    <w:rsid w:val="00E3104D"/>
    <w:rsid w:val="00E3110C"/>
    <w:rsid w:val="00E3203D"/>
    <w:rsid w:val="00E3255E"/>
    <w:rsid w:val="00E32643"/>
    <w:rsid w:val="00E32EF5"/>
    <w:rsid w:val="00E330DF"/>
    <w:rsid w:val="00E33232"/>
    <w:rsid w:val="00E33874"/>
    <w:rsid w:val="00E33A98"/>
    <w:rsid w:val="00E33B25"/>
    <w:rsid w:val="00E33E74"/>
    <w:rsid w:val="00E34437"/>
    <w:rsid w:val="00E3486F"/>
    <w:rsid w:val="00E350BF"/>
    <w:rsid w:val="00E35299"/>
    <w:rsid w:val="00E358BB"/>
    <w:rsid w:val="00E35BBB"/>
    <w:rsid w:val="00E36085"/>
    <w:rsid w:val="00E36E94"/>
    <w:rsid w:val="00E37205"/>
    <w:rsid w:val="00E3748F"/>
    <w:rsid w:val="00E377C2"/>
    <w:rsid w:val="00E37CC3"/>
    <w:rsid w:val="00E37FAA"/>
    <w:rsid w:val="00E40333"/>
    <w:rsid w:val="00E40861"/>
    <w:rsid w:val="00E40865"/>
    <w:rsid w:val="00E40D0C"/>
    <w:rsid w:val="00E41143"/>
    <w:rsid w:val="00E41E14"/>
    <w:rsid w:val="00E423F4"/>
    <w:rsid w:val="00E4250F"/>
    <w:rsid w:val="00E42521"/>
    <w:rsid w:val="00E43B1E"/>
    <w:rsid w:val="00E44405"/>
    <w:rsid w:val="00E4448E"/>
    <w:rsid w:val="00E452D9"/>
    <w:rsid w:val="00E453E1"/>
    <w:rsid w:val="00E4596C"/>
    <w:rsid w:val="00E45B73"/>
    <w:rsid w:val="00E45C61"/>
    <w:rsid w:val="00E45FBC"/>
    <w:rsid w:val="00E46B36"/>
    <w:rsid w:val="00E46B41"/>
    <w:rsid w:val="00E4759E"/>
    <w:rsid w:val="00E476C6"/>
    <w:rsid w:val="00E47CE0"/>
    <w:rsid w:val="00E50204"/>
    <w:rsid w:val="00E50384"/>
    <w:rsid w:val="00E50711"/>
    <w:rsid w:val="00E50913"/>
    <w:rsid w:val="00E51208"/>
    <w:rsid w:val="00E516BE"/>
    <w:rsid w:val="00E524F7"/>
    <w:rsid w:val="00E52ACF"/>
    <w:rsid w:val="00E5330A"/>
    <w:rsid w:val="00E53C0D"/>
    <w:rsid w:val="00E54119"/>
    <w:rsid w:val="00E551A2"/>
    <w:rsid w:val="00E553C0"/>
    <w:rsid w:val="00E55C08"/>
    <w:rsid w:val="00E55E9D"/>
    <w:rsid w:val="00E560C6"/>
    <w:rsid w:val="00E567C6"/>
    <w:rsid w:val="00E56926"/>
    <w:rsid w:val="00E56A41"/>
    <w:rsid w:val="00E56E66"/>
    <w:rsid w:val="00E5707F"/>
    <w:rsid w:val="00E575C3"/>
    <w:rsid w:val="00E57BAD"/>
    <w:rsid w:val="00E60656"/>
    <w:rsid w:val="00E60D8C"/>
    <w:rsid w:val="00E610D0"/>
    <w:rsid w:val="00E6128D"/>
    <w:rsid w:val="00E61C4B"/>
    <w:rsid w:val="00E61C7C"/>
    <w:rsid w:val="00E61E4F"/>
    <w:rsid w:val="00E628E0"/>
    <w:rsid w:val="00E63210"/>
    <w:rsid w:val="00E633B5"/>
    <w:rsid w:val="00E635B0"/>
    <w:rsid w:val="00E636E8"/>
    <w:rsid w:val="00E63910"/>
    <w:rsid w:val="00E64206"/>
    <w:rsid w:val="00E646F9"/>
    <w:rsid w:val="00E64C3B"/>
    <w:rsid w:val="00E6517C"/>
    <w:rsid w:val="00E6566B"/>
    <w:rsid w:val="00E6616A"/>
    <w:rsid w:val="00E661FC"/>
    <w:rsid w:val="00E662E4"/>
    <w:rsid w:val="00E664AE"/>
    <w:rsid w:val="00E66758"/>
    <w:rsid w:val="00E703EF"/>
    <w:rsid w:val="00E70899"/>
    <w:rsid w:val="00E7122A"/>
    <w:rsid w:val="00E7156C"/>
    <w:rsid w:val="00E7199D"/>
    <w:rsid w:val="00E723F3"/>
    <w:rsid w:val="00E731C8"/>
    <w:rsid w:val="00E73292"/>
    <w:rsid w:val="00E736A2"/>
    <w:rsid w:val="00E73C8C"/>
    <w:rsid w:val="00E73E28"/>
    <w:rsid w:val="00E7465B"/>
    <w:rsid w:val="00E74712"/>
    <w:rsid w:val="00E74CE6"/>
    <w:rsid w:val="00E753AB"/>
    <w:rsid w:val="00E7574E"/>
    <w:rsid w:val="00E75873"/>
    <w:rsid w:val="00E75BF4"/>
    <w:rsid w:val="00E75D6A"/>
    <w:rsid w:val="00E76860"/>
    <w:rsid w:val="00E7689B"/>
    <w:rsid w:val="00E76FD7"/>
    <w:rsid w:val="00E77109"/>
    <w:rsid w:val="00E80457"/>
    <w:rsid w:val="00E806CD"/>
    <w:rsid w:val="00E8081A"/>
    <w:rsid w:val="00E808C8"/>
    <w:rsid w:val="00E810F3"/>
    <w:rsid w:val="00E8148E"/>
    <w:rsid w:val="00E81607"/>
    <w:rsid w:val="00E81B3F"/>
    <w:rsid w:val="00E81D33"/>
    <w:rsid w:val="00E824BE"/>
    <w:rsid w:val="00E82723"/>
    <w:rsid w:val="00E82912"/>
    <w:rsid w:val="00E829B6"/>
    <w:rsid w:val="00E83795"/>
    <w:rsid w:val="00E837C0"/>
    <w:rsid w:val="00E83D9A"/>
    <w:rsid w:val="00E8495F"/>
    <w:rsid w:val="00E84AB1"/>
    <w:rsid w:val="00E84B3B"/>
    <w:rsid w:val="00E8576A"/>
    <w:rsid w:val="00E86497"/>
    <w:rsid w:val="00E869B9"/>
    <w:rsid w:val="00E87CF5"/>
    <w:rsid w:val="00E914D8"/>
    <w:rsid w:val="00E918C1"/>
    <w:rsid w:val="00E928EA"/>
    <w:rsid w:val="00E92A50"/>
    <w:rsid w:val="00E94B9A"/>
    <w:rsid w:val="00E94DA3"/>
    <w:rsid w:val="00E95CDB"/>
    <w:rsid w:val="00E95E3D"/>
    <w:rsid w:val="00E960BC"/>
    <w:rsid w:val="00E9748C"/>
    <w:rsid w:val="00E97524"/>
    <w:rsid w:val="00E9771F"/>
    <w:rsid w:val="00E97AD3"/>
    <w:rsid w:val="00EA013F"/>
    <w:rsid w:val="00EA0B82"/>
    <w:rsid w:val="00EA0BAB"/>
    <w:rsid w:val="00EA0FA3"/>
    <w:rsid w:val="00EA241C"/>
    <w:rsid w:val="00EA243E"/>
    <w:rsid w:val="00EA254F"/>
    <w:rsid w:val="00EA3D1E"/>
    <w:rsid w:val="00EA3D2C"/>
    <w:rsid w:val="00EA3FE6"/>
    <w:rsid w:val="00EA4BD9"/>
    <w:rsid w:val="00EA4C42"/>
    <w:rsid w:val="00EA509A"/>
    <w:rsid w:val="00EA5791"/>
    <w:rsid w:val="00EA5E33"/>
    <w:rsid w:val="00EA600B"/>
    <w:rsid w:val="00EA69C3"/>
    <w:rsid w:val="00EA6FCE"/>
    <w:rsid w:val="00EA72F6"/>
    <w:rsid w:val="00EA74C9"/>
    <w:rsid w:val="00EA771F"/>
    <w:rsid w:val="00EA7B08"/>
    <w:rsid w:val="00EB042E"/>
    <w:rsid w:val="00EB0577"/>
    <w:rsid w:val="00EB141C"/>
    <w:rsid w:val="00EB1782"/>
    <w:rsid w:val="00EB17AF"/>
    <w:rsid w:val="00EB189A"/>
    <w:rsid w:val="00EB1ABA"/>
    <w:rsid w:val="00EB256A"/>
    <w:rsid w:val="00EB270B"/>
    <w:rsid w:val="00EB27DB"/>
    <w:rsid w:val="00EB281F"/>
    <w:rsid w:val="00EB2A97"/>
    <w:rsid w:val="00EB3099"/>
    <w:rsid w:val="00EB41EB"/>
    <w:rsid w:val="00EB41F6"/>
    <w:rsid w:val="00EB4D42"/>
    <w:rsid w:val="00EB4F41"/>
    <w:rsid w:val="00EB5097"/>
    <w:rsid w:val="00EB5FC4"/>
    <w:rsid w:val="00EB6363"/>
    <w:rsid w:val="00EB64BE"/>
    <w:rsid w:val="00EB6728"/>
    <w:rsid w:val="00EB69C0"/>
    <w:rsid w:val="00EB6A0C"/>
    <w:rsid w:val="00EB7E67"/>
    <w:rsid w:val="00EC0594"/>
    <w:rsid w:val="00EC0B26"/>
    <w:rsid w:val="00EC19B9"/>
    <w:rsid w:val="00EC1F7F"/>
    <w:rsid w:val="00EC2480"/>
    <w:rsid w:val="00EC2822"/>
    <w:rsid w:val="00EC2C5A"/>
    <w:rsid w:val="00EC3203"/>
    <w:rsid w:val="00EC3E5E"/>
    <w:rsid w:val="00EC4064"/>
    <w:rsid w:val="00EC449A"/>
    <w:rsid w:val="00EC4E08"/>
    <w:rsid w:val="00EC4E56"/>
    <w:rsid w:val="00EC4ED5"/>
    <w:rsid w:val="00EC500D"/>
    <w:rsid w:val="00EC5B78"/>
    <w:rsid w:val="00EC5C20"/>
    <w:rsid w:val="00EC5DD8"/>
    <w:rsid w:val="00EC5EEB"/>
    <w:rsid w:val="00EC6779"/>
    <w:rsid w:val="00EC6E7B"/>
    <w:rsid w:val="00EC6FB4"/>
    <w:rsid w:val="00EC6FEE"/>
    <w:rsid w:val="00EC7817"/>
    <w:rsid w:val="00EC7C47"/>
    <w:rsid w:val="00ED0195"/>
    <w:rsid w:val="00ED04B4"/>
    <w:rsid w:val="00ED05F7"/>
    <w:rsid w:val="00ED06D8"/>
    <w:rsid w:val="00ED1112"/>
    <w:rsid w:val="00ED1309"/>
    <w:rsid w:val="00ED15BA"/>
    <w:rsid w:val="00ED18F0"/>
    <w:rsid w:val="00ED1ABC"/>
    <w:rsid w:val="00ED2237"/>
    <w:rsid w:val="00ED22B5"/>
    <w:rsid w:val="00ED2A6F"/>
    <w:rsid w:val="00ED2DA1"/>
    <w:rsid w:val="00ED33F2"/>
    <w:rsid w:val="00ED3520"/>
    <w:rsid w:val="00ED3715"/>
    <w:rsid w:val="00ED3FAF"/>
    <w:rsid w:val="00ED5002"/>
    <w:rsid w:val="00ED570C"/>
    <w:rsid w:val="00ED5890"/>
    <w:rsid w:val="00ED62A6"/>
    <w:rsid w:val="00ED65C1"/>
    <w:rsid w:val="00ED6D5A"/>
    <w:rsid w:val="00ED78A0"/>
    <w:rsid w:val="00EE0F95"/>
    <w:rsid w:val="00EE120B"/>
    <w:rsid w:val="00EE163D"/>
    <w:rsid w:val="00EE167C"/>
    <w:rsid w:val="00EE1B28"/>
    <w:rsid w:val="00EE1B7F"/>
    <w:rsid w:val="00EE1C7B"/>
    <w:rsid w:val="00EE252A"/>
    <w:rsid w:val="00EE2538"/>
    <w:rsid w:val="00EE2576"/>
    <w:rsid w:val="00EE2751"/>
    <w:rsid w:val="00EE2C92"/>
    <w:rsid w:val="00EE2CC4"/>
    <w:rsid w:val="00EE31BD"/>
    <w:rsid w:val="00EE3986"/>
    <w:rsid w:val="00EE3C69"/>
    <w:rsid w:val="00EE43A8"/>
    <w:rsid w:val="00EE44BC"/>
    <w:rsid w:val="00EE4724"/>
    <w:rsid w:val="00EE4BC1"/>
    <w:rsid w:val="00EE4C7B"/>
    <w:rsid w:val="00EE4FE4"/>
    <w:rsid w:val="00EE55A8"/>
    <w:rsid w:val="00EE57F6"/>
    <w:rsid w:val="00EE6138"/>
    <w:rsid w:val="00EE6560"/>
    <w:rsid w:val="00EE656C"/>
    <w:rsid w:val="00EE7614"/>
    <w:rsid w:val="00EF05FC"/>
    <w:rsid w:val="00EF0FF1"/>
    <w:rsid w:val="00EF10FF"/>
    <w:rsid w:val="00EF15B2"/>
    <w:rsid w:val="00EF2414"/>
    <w:rsid w:val="00EF26EA"/>
    <w:rsid w:val="00EF3730"/>
    <w:rsid w:val="00EF3813"/>
    <w:rsid w:val="00EF3BCF"/>
    <w:rsid w:val="00EF4955"/>
    <w:rsid w:val="00EF4A58"/>
    <w:rsid w:val="00EF6468"/>
    <w:rsid w:val="00EF663C"/>
    <w:rsid w:val="00EF6BD6"/>
    <w:rsid w:val="00EF6DAC"/>
    <w:rsid w:val="00EF70A9"/>
    <w:rsid w:val="00EF7593"/>
    <w:rsid w:val="00EF7FDC"/>
    <w:rsid w:val="00F009AA"/>
    <w:rsid w:val="00F01114"/>
    <w:rsid w:val="00F01A6C"/>
    <w:rsid w:val="00F020FB"/>
    <w:rsid w:val="00F021A3"/>
    <w:rsid w:val="00F02B17"/>
    <w:rsid w:val="00F034BF"/>
    <w:rsid w:val="00F039E0"/>
    <w:rsid w:val="00F039E5"/>
    <w:rsid w:val="00F041C1"/>
    <w:rsid w:val="00F04410"/>
    <w:rsid w:val="00F046EC"/>
    <w:rsid w:val="00F04C59"/>
    <w:rsid w:val="00F04E24"/>
    <w:rsid w:val="00F04FD3"/>
    <w:rsid w:val="00F050C2"/>
    <w:rsid w:val="00F050D8"/>
    <w:rsid w:val="00F0569F"/>
    <w:rsid w:val="00F0570E"/>
    <w:rsid w:val="00F058C8"/>
    <w:rsid w:val="00F058FB"/>
    <w:rsid w:val="00F066E0"/>
    <w:rsid w:val="00F066EC"/>
    <w:rsid w:val="00F06DB5"/>
    <w:rsid w:val="00F07270"/>
    <w:rsid w:val="00F07486"/>
    <w:rsid w:val="00F07EDE"/>
    <w:rsid w:val="00F10678"/>
    <w:rsid w:val="00F10CE8"/>
    <w:rsid w:val="00F11599"/>
    <w:rsid w:val="00F12715"/>
    <w:rsid w:val="00F12C8D"/>
    <w:rsid w:val="00F132A2"/>
    <w:rsid w:val="00F13426"/>
    <w:rsid w:val="00F13505"/>
    <w:rsid w:val="00F1355C"/>
    <w:rsid w:val="00F14596"/>
    <w:rsid w:val="00F148F5"/>
    <w:rsid w:val="00F1546B"/>
    <w:rsid w:val="00F157EC"/>
    <w:rsid w:val="00F159C3"/>
    <w:rsid w:val="00F15D32"/>
    <w:rsid w:val="00F1617E"/>
    <w:rsid w:val="00F171C1"/>
    <w:rsid w:val="00F17AF4"/>
    <w:rsid w:val="00F20333"/>
    <w:rsid w:val="00F204D1"/>
    <w:rsid w:val="00F20A27"/>
    <w:rsid w:val="00F20AFD"/>
    <w:rsid w:val="00F20D3E"/>
    <w:rsid w:val="00F21040"/>
    <w:rsid w:val="00F2108B"/>
    <w:rsid w:val="00F218C9"/>
    <w:rsid w:val="00F2214D"/>
    <w:rsid w:val="00F221C3"/>
    <w:rsid w:val="00F223B9"/>
    <w:rsid w:val="00F22B1F"/>
    <w:rsid w:val="00F22EE1"/>
    <w:rsid w:val="00F23504"/>
    <w:rsid w:val="00F237C6"/>
    <w:rsid w:val="00F23CA4"/>
    <w:rsid w:val="00F2425E"/>
    <w:rsid w:val="00F2484D"/>
    <w:rsid w:val="00F255E6"/>
    <w:rsid w:val="00F26019"/>
    <w:rsid w:val="00F2601A"/>
    <w:rsid w:val="00F264D5"/>
    <w:rsid w:val="00F266D1"/>
    <w:rsid w:val="00F26B91"/>
    <w:rsid w:val="00F26FC0"/>
    <w:rsid w:val="00F274C1"/>
    <w:rsid w:val="00F30A44"/>
    <w:rsid w:val="00F30B63"/>
    <w:rsid w:val="00F317D8"/>
    <w:rsid w:val="00F3189B"/>
    <w:rsid w:val="00F31D46"/>
    <w:rsid w:val="00F31FFC"/>
    <w:rsid w:val="00F32342"/>
    <w:rsid w:val="00F323AD"/>
    <w:rsid w:val="00F329AE"/>
    <w:rsid w:val="00F33C21"/>
    <w:rsid w:val="00F33EB0"/>
    <w:rsid w:val="00F3410E"/>
    <w:rsid w:val="00F34127"/>
    <w:rsid w:val="00F342FE"/>
    <w:rsid w:val="00F3484A"/>
    <w:rsid w:val="00F34AB3"/>
    <w:rsid w:val="00F3574D"/>
    <w:rsid w:val="00F359B8"/>
    <w:rsid w:val="00F35EC7"/>
    <w:rsid w:val="00F36AF0"/>
    <w:rsid w:val="00F36B00"/>
    <w:rsid w:val="00F3703C"/>
    <w:rsid w:val="00F37DDA"/>
    <w:rsid w:val="00F401DA"/>
    <w:rsid w:val="00F410FE"/>
    <w:rsid w:val="00F416BA"/>
    <w:rsid w:val="00F4184C"/>
    <w:rsid w:val="00F41A11"/>
    <w:rsid w:val="00F41AC7"/>
    <w:rsid w:val="00F41C01"/>
    <w:rsid w:val="00F4280E"/>
    <w:rsid w:val="00F42BED"/>
    <w:rsid w:val="00F4375D"/>
    <w:rsid w:val="00F43B4F"/>
    <w:rsid w:val="00F44289"/>
    <w:rsid w:val="00F44D1E"/>
    <w:rsid w:val="00F4548C"/>
    <w:rsid w:val="00F4578D"/>
    <w:rsid w:val="00F458D8"/>
    <w:rsid w:val="00F459EA"/>
    <w:rsid w:val="00F45EFE"/>
    <w:rsid w:val="00F46369"/>
    <w:rsid w:val="00F4667D"/>
    <w:rsid w:val="00F468DE"/>
    <w:rsid w:val="00F468FB"/>
    <w:rsid w:val="00F46997"/>
    <w:rsid w:val="00F46CF6"/>
    <w:rsid w:val="00F46EFB"/>
    <w:rsid w:val="00F46F6F"/>
    <w:rsid w:val="00F47244"/>
    <w:rsid w:val="00F4771C"/>
    <w:rsid w:val="00F479A2"/>
    <w:rsid w:val="00F47C91"/>
    <w:rsid w:val="00F50443"/>
    <w:rsid w:val="00F504C2"/>
    <w:rsid w:val="00F5059A"/>
    <w:rsid w:val="00F5183C"/>
    <w:rsid w:val="00F51B84"/>
    <w:rsid w:val="00F51CA9"/>
    <w:rsid w:val="00F5278A"/>
    <w:rsid w:val="00F528D8"/>
    <w:rsid w:val="00F52906"/>
    <w:rsid w:val="00F52C73"/>
    <w:rsid w:val="00F52D4A"/>
    <w:rsid w:val="00F53144"/>
    <w:rsid w:val="00F533D7"/>
    <w:rsid w:val="00F536B5"/>
    <w:rsid w:val="00F53B27"/>
    <w:rsid w:val="00F53B70"/>
    <w:rsid w:val="00F53D5E"/>
    <w:rsid w:val="00F53F5A"/>
    <w:rsid w:val="00F55226"/>
    <w:rsid w:val="00F552AE"/>
    <w:rsid w:val="00F5561A"/>
    <w:rsid w:val="00F558DF"/>
    <w:rsid w:val="00F55B47"/>
    <w:rsid w:val="00F55DBE"/>
    <w:rsid w:val="00F56028"/>
    <w:rsid w:val="00F5628A"/>
    <w:rsid w:val="00F57478"/>
    <w:rsid w:val="00F5757C"/>
    <w:rsid w:val="00F576FF"/>
    <w:rsid w:val="00F579DE"/>
    <w:rsid w:val="00F57B9B"/>
    <w:rsid w:val="00F60257"/>
    <w:rsid w:val="00F606E0"/>
    <w:rsid w:val="00F60921"/>
    <w:rsid w:val="00F60AB7"/>
    <w:rsid w:val="00F60D86"/>
    <w:rsid w:val="00F60E11"/>
    <w:rsid w:val="00F616A9"/>
    <w:rsid w:val="00F61B07"/>
    <w:rsid w:val="00F61B77"/>
    <w:rsid w:val="00F61D8A"/>
    <w:rsid w:val="00F6207D"/>
    <w:rsid w:val="00F6210B"/>
    <w:rsid w:val="00F62F49"/>
    <w:rsid w:val="00F632A3"/>
    <w:rsid w:val="00F63F7A"/>
    <w:rsid w:val="00F646F9"/>
    <w:rsid w:val="00F64860"/>
    <w:rsid w:val="00F6497A"/>
    <w:rsid w:val="00F64C1D"/>
    <w:rsid w:val="00F650E8"/>
    <w:rsid w:val="00F65180"/>
    <w:rsid w:val="00F65208"/>
    <w:rsid w:val="00F65914"/>
    <w:rsid w:val="00F6596E"/>
    <w:rsid w:val="00F65A64"/>
    <w:rsid w:val="00F65E53"/>
    <w:rsid w:val="00F666B5"/>
    <w:rsid w:val="00F66CFC"/>
    <w:rsid w:val="00F6723D"/>
    <w:rsid w:val="00F677EF"/>
    <w:rsid w:val="00F7005B"/>
    <w:rsid w:val="00F703E8"/>
    <w:rsid w:val="00F70725"/>
    <w:rsid w:val="00F711FE"/>
    <w:rsid w:val="00F71790"/>
    <w:rsid w:val="00F723DC"/>
    <w:rsid w:val="00F72D25"/>
    <w:rsid w:val="00F733B6"/>
    <w:rsid w:val="00F73732"/>
    <w:rsid w:val="00F753F6"/>
    <w:rsid w:val="00F754F8"/>
    <w:rsid w:val="00F75FA2"/>
    <w:rsid w:val="00F76343"/>
    <w:rsid w:val="00F76538"/>
    <w:rsid w:val="00F766C4"/>
    <w:rsid w:val="00F76953"/>
    <w:rsid w:val="00F77063"/>
    <w:rsid w:val="00F77C4C"/>
    <w:rsid w:val="00F808F3"/>
    <w:rsid w:val="00F80975"/>
    <w:rsid w:val="00F80ACD"/>
    <w:rsid w:val="00F81097"/>
    <w:rsid w:val="00F81610"/>
    <w:rsid w:val="00F81A6F"/>
    <w:rsid w:val="00F81D7E"/>
    <w:rsid w:val="00F837E8"/>
    <w:rsid w:val="00F83CFA"/>
    <w:rsid w:val="00F840AE"/>
    <w:rsid w:val="00F84688"/>
    <w:rsid w:val="00F848EA"/>
    <w:rsid w:val="00F84975"/>
    <w:rsid w:val="00F84BFE"/>
    <w:rsid w:val="00F84DEE"/>
    <w:rsid w:val="00F84E6A"/>
    <w:rsid w:val="00F85C44"/>
    <w:rsid w:val="00F85E79"/>
    <w:rsid w:val="00F86512"/>
    <w:rsid w:val="00F86A48"/>
    <w:rsid w:val="00F86DF7"/>
    <w:rsid w:val="00F8725D"/>
    <w:rsid w:val="00F87E2C"/>
    <w:rsid w:val="00F902F1"/>
    <w:rsid w:val="00F904FF"/>
    <w:rsid w:val="00F90661"/>
    <w:rsid w:val="00F9075E"/>
    <w:rsid w:val="00F908FE"/>
    <w:rsid w:val="00F92078"/>
    <w:rsid w:val="00F92822"/>
    <w:rsid w:val="00F92B03"/>
    <w:rsid w:val="00F935D1"/>
    <w:rsid w:val="00F94373"/>
    <w:rsid w:val="00F947FB"/>
    <w:rsid w:val="00F94AE2"/>
    <w:rsid w:val="00F9568B"/>
    <w:rsid w:val="00F95E0C"/>
    <w:rsid w:val="00F960B5"/>
    <w:rsid w:val="00F96118"/>
    <w:rsid w:val="00F9619A"/>
    <w:rsid w:val="00F96774"/>
    <w:rsid w:val="00F969CD"/>
    <w:rsid w:val="00F96D6C"/>
    <w:rsid w:val="00F97302"/>
    <w:rsid w:val="00F9736F"/>
    <w:rsid w:val="00F97B09"/>
    <w:rsid w:val="00F97EE2"/>
    <w:rsid w:val="00F97EFD"/>
    <w:rsid w:val="00FA000B"/>
    <w:rsid w:val="00FA00B8"/>
    <w:rsid w:val="00FA016F"/>
    <w:rsid w:val="00FA0D02"/>
    <w:rsid w:val="00FA1928"/>
    <w:rsid w:val="00FA1D6A"/>
    <w:rsid w:val="00FA280A"/>
    <w:rsid w:val="00FA31BD"/>
    <w:rsid w:val="00FA3357"/>
    <w:rsid w:val="00FA3435"/>
    <w:rsid w:val="00FA3437"/>
    <w:rsid w:val="00FA42C8"/>
    <w:rsid w:val="00FA482E"/>
    <w:rsid w:val="00FA48ED"/>
    <w:rsid w:val="00FA498C"/>
    <w:rsid w:val="00FA4FFE"/>
    <w:rsid w:val="00FA5AB1"/>
    <w:rsid w:val="00FA6A39"/>
    <w:rsid w:val="00FA77A2"/>
    <w:rsid w:val="00FB07B0"/>
    <w:rsid w:val="00FB0B23"/>
    <w:rsid w:val="00FB10F8"/>
    <w:rsid w:val="00FB1BD0"/>
    <w:rsid w:val="00FB1DBA"/>
    <w:rsid w:val="00FB208C"/>
    <w:rsid w:val="00FB213B"/>
    <w:rsid w:val="00FB238C"/>
    <w:rsid w:val="00FB24C3"/>
    <w:rsid w:val="00FB2824"/>
    <w:rsid w:val="00FB2976"/>
    <w:rsid w:val="00FB2CEF"/>
    <w:rsid w:val="00FB2F70"/>
    <w:rsid w:val="00FB3000"/>
    <w:rsid w:val="00FB354C"/>
    <w:rsid w:val="00FB37D8"/>
    <w:rsid w:val="00FB4108"/>
    <w:rsid w:val="00FB4B29"/>
    <w:rsid w:val="00FB4F13"/>
    <w:rsid w:val="00FB5A47"/>
    <w:rsid w:val="00FB5F4D"/>
    <w:rsid w:val="00FB606A"/>
    <w:rsid w:val="00FB67D9"/>
    <w:rsid w:val="00FB7675"/>
    <w:rsid w:val="00FB7D69"/>
    <w:rsid w:val="00FC01CD"/>
    <w:rsid w:val="00FC02BE"/>
    <w:rsid w:val="00FC0703"/>
    <w:rsid w:val="00FC0A9B"/>
    <w:rsid w:val="00FC0DE0"/>
    <w:rsid w:val="00FC0DED"/>
    <w:rsid w:val="00FC0FC5"/>
    <w:rsid w:val="00FC12E5"/>
    <w:rsid w:val="00FC1580"/>
    <w:rsid w:val="00FC238C"/>
    <w:rsid w:val="00FC2ACC"/>
    <w:rsid w:val="00FC2DF8"/>
    <w:rsid w:val="00FC2E24"/>
    <w:rsid w:val="00FC2FA1"/>
    <w:rsid w:val="00FC30E4"/>
    <w:rsid w:val="00FC371B"/>
    <w:rsid w:val="00FC3ED6"/>
    <w:rsid w:val="00FC42C8"/>
    <w:rsid w:val="00FC47B6"/>
    <w:rsid w:val="00FC48A8"/>
    <w:rsid w:val="00FC4F77"/>
    <w:rsid w:val="00FC512B"/>
    <w:rsid w:val="00FC605C"/>
    <w:rsid w:val="00FC64DB"/>
    <w:rsid w:val="00FC75CD"/>
    <w:rsid w:val="00FC7971"/>
    <w:rsid w:val="00FC7AEC"/>
    <w:rsid w:val="00FC821D"/>
    <w:rsid w:val="00FD0B1A"/>
    <w:rsid w:val="00FD0D91"/>
    <w:rsid w:val="00FD1089"/>
    <w:rsid w:val="00FD1C4B"/>
    <w:rsid w:val="00FD2104"/>
    <w:rsid w:val="00FD2279"/>
    <w:rsid w:val="00FD25BA"/>
    <w:rsid w:val="00FD2959"/>
    <w:rsid w:val="00FD2AC5"/>
    <w:rsid w:val="00FD2C82"/>
    <w:rsid w:val="00FD3066"/>
    <w:rsid w:val="00FD35A8"/>
    <w:rsid w:val="00FD3BBF"/>
    <w:rsid w:val="00FD4281"/>
    <w:rsid w:val="00FD4EB0"/>
    <w:rsid w:val="00FD5173"/>
    <w:rsid w:val="00FD593F"/>
    <w:rsid w:val="00FD599D"/>
    <w:rsid w:val="00FD5C47"/>
    <w:rsid w:val="00FD6105"/>
    <w:rsid w:val="00FD6B8A"/>
    <w:rsid w:val="00FD6B8F"/>
    <w:rsid w:val="00FD7787"/>
    <w:rsid w:val="00FD7882"/>
    <w:rsid w:val="00FD7C9B"/>
    <w:rsid w:val="00FE0905"/>
    <w:rsid w:val="00FE0FCD"/>
    <w:rsid w:val="00FE1F06"/>
    <w:rsid w:val="00FE1FCA"/>
    <w:rsid w:val="00FE2D82"/>
    <w:rsid w:val="00FE3870"/>
    <w:rsid w:val="00FE38C8"/>
    <w:rsid w:val="00FE39E0"/>
    <w:rsid w:val="00FE472C"/>
    <w:rsid w:val="00FE5184"/>
    <w:rsid w:val="00FE5677"/>
    <w:rsid w:val="00FE5AF2"/>
    <w:rsid w:val="00FE5B3C"/>
    <w:rsid w:val="00FE62B4"/>
    <w:rsid w:val="00FE6877"/>
    <w:rsid w:val="00FE6973"/>
    <w:rsid w:val="00FE6CD6"/>
    <w:rsid w:val="00FE736B"/>
    <w:rsid w:val="00FF071E"/>
    <w:rsid w:val="00FF0978"/>
    <w:rsid w:val="00FF0AA0"/>
    <w:rsid w:val="00FF1E6D"/>
    <w:rsid w:val="00FF2266"/>
    <w:rsid w:val="00FF254F"/>
    <w:rsid w:val="00FF2C02"/>
    <w:rsid w:val="00FF31D1"/>
    <w:rsid w:val="00FF363C"/>
    <w:rsid w:val="00FF395E"/>
    <w:rsid w:val="00FF5341"/>
    <w:rsid w:val="00FF564B"/>
    <w:rsid w:val="00FF5F24"/>
    <w:rsid w:val="0103ED29"/>
    <w:rsid w:val="0112FE53"/>
    <w:rsid w:val="0113521F"/>
    <w:rsid w:val="0123D380"/>
    <w:rsid w:val="01256C79"/>
    <w:rsid w:val="0129B280"/>
    <w:rsid w:val="012D5ACD"/>
    <w:rsid w:val="013AFA3F"/>
    <w:rsid w:val="01428090"/>
    <w:rsid w:val="0150C1E6"/>
    <w:rsid w:val="015755A8"/>
    <w:rsid w:val="01A6843F"/>
    <w:rsid w:val="01AD68A1"/>
    <w:rsid w:val="01B3A15A"/>
    <w:rsid w:val="01D7B7FE"/>
    <w:rsid w:val="01E10767"/>
    <w:rsid w:val="01ECF81E"/>
    <w:rsid w:val="01EDAC37"/>
    <w:rsid w:val="02025509"/>
    <w:rsid w:val="021D46C9"/>
    <w:rsid w:val="021EFDD3"/>
    <w:rsid w:val="02452B39"/>
    <w:rsid w:val="025067CC"/>
    <w:rsid w:val="027F670F"/>
    <w:rsid w:val="02B2F3BA"/>
    <w:rsid w:val="02B795D7"/>
    <w:rsid w:val="02BC534B"/>
    <w:rsid w:val="02DCF4AB"/>
    <w:rsid w:val="02F0AEB6"/>
    <w:rsid w:val="02FED456"/>
    <w:rsid w:val="0317D8D2"/>
    <w:rsid w:val="031FAA9F"/>
    <w:rsid w:val="032DF426"/>
    <w:rsid w:val="033C1325"/>
    <w:rsid w:val="0350EF60"/>
    <w:rsid w:val="03818146"/>
    <w:rsid w:val="038E5E14"/>
    <w:rsid w:val="039C8482"/>
    <w:rsid w:val="03A046C9"/>
    <w:rsid w:val="03A18EEA"/>
    <w:rsid w:val="03A7F356"/>
    <w:rsid w:val="03B9A6D5"/>
    <w:rsid w:val="03BE2AF7"/>
    <w:rsid w:val="03EF5DAD"/>
    <w:rsid w:val="03F36F67"/>
    <w:rsid w:val="04075BB8"/>
    <w:rsid w:val="0426B69C"/>
    <w:rsid w:val="042AE146"/>
    <w:rsid w:val="043672BA"/>
    <w:rsid w:val="045C009B"/>
    <w:rsid w:val="046E5592"/>
    <w:rsid w:val="047C2C48"/>
    <w:rsid w:val="0482843A"/>
    <w:rsid w:val="04881F63"/>
    <w:rsid w:val="048821F7"/>
    <w:rsid w:val="048862A8"/>
    <w:rsid w:val="04941625"/>
    <w:rsid w:val="04AB7574"/>
    <w:rsid w:val="04BEDC88"/>
    <w:rsid w:val="04F17A0C"/>
    <w:rsid w:val="04FF7890"/>
    <w:rsid w:val="050A160B"/>
    <w:rsid w:val="0531AB4F"/>
    <w:rsid w:val="0556A239"/>
    <w:rsid w:val="05A2CB12"/>
    <w:rsid w:val="05C2AD22"/>
    <w:rsid w:val="05C30846"/>
    <w:rsid w:val="05C4E2F4"/>
    <w:rsid w:val="05FD866E"/>
    <w:rsid w:val="060A17FA"/>
    <w:rsid w:val="0634AC70"/>
    <w:rsid w:val="063E59C0"/>
    <w:rsid w:val="0658AD2B"/>
    <w:rsid w:val="0681A81E"/>
    <w:rsid w:val="06899E29"/>
    <w:rsid w:val="068CC930"/>
    <w:rsid w:val="06AA6F53"/>
    <w:rsid w:val="06B5006F"/>
    <w:rsid w:val="06E7F50F"/>
    <w:rsid w:val="0700F9CE"/>
    <w:rsid w:val="07028D42"/>
    <w:rsid w:val="070D4522"/>
    <w:rsid w:val="072195AE"/>
    <w:rsid w:val="072778BB"/>
    <w:rsid w:val="076B0CDD"/>
    <w:rsid w:val="077229F6"/>
    <w:rsid w:val="077F136C"/>
    <w:rsid w:val="07A3D846"/>
    <w:rsid w:val="07B490EB"/>
    <w:rsid w:val="07C50262"/>
    <w:rsid w:val="07C7FC3E"/>
    <w:rsid w:val="07D6C548"/>
    <w:rsid w:val="07DD41CB"/>
    <w:rsid w:val="07E608E5"/>
    <w:rsid w:val="07EB733D"/>
    <w:rsid w:val="07FA6C0A"/>
    <w:rsid w:val="08075839"/>
    <w:rsid w:val="081051CD"/>
    <w:rsid w:val="0810EFE9"/>
    <w:rsid w:val="08146179"/>
    <w:rsid w:val="081C7023"/>
    <w:rsid w:val="0827D3B7"/>
    <w:rsid w:val="08364F7E"/>
    <w:rsid w:val="0842DE96"/>
    <w:rsid w:val="08460CE3"/>
    <w:rsid w:val="0850663E"/>
    <w:rsid w:val="0854C334"/>
    <w:rsid w:val="0866D479"/>
    <w:rsid w:val="0868A246"/>
    <w:rsid w:val="0872E197"/>
    <w:rsid w:val="08733269"/>
    <w:rsid w:val="0873556D"/>
    <w:rsid w:val="0875CA51"/>
    <w:rsid w:val="0886454D"/>
    <w:rsid w:val="088A73C3"/>
    <w:rsid w:val="08B02EF5"/>
    <w:rsid w:val="08B8DFD4"/>
    <w:rsid w:val="08D2CFA7"/>
    <w:rsid w:val="08D465A1"/>
    <w:rsid w:val="08DEAC4D"/>
    <w:rsid w:val="08E7615E"/>
    <w:rsid w:val="08EAF0DE"/>
    <w:rsid w:val="08EDB431"/>
    <w:rsid w:val="09209ACE"/>
    <w:rsid w:val="0920C2A0"/>
    <w:rsid w:val="093EFE62"/>
    <w:rsid w:val="094111E7"/>
    <w:rsid w:val="094867C4"/>
    <w:rsid w:val="09518DC4"/>
    <w:rsid w:val="09520186"/>
    <w:rsid w:val="09624A1A"/>
    <w:rsid w:val="09669F22"/>
    <w:rsid w:val="09790FE1"/>
    <w:rsid w:val="097A58FD"/>
    <w:rsid w:val="099A04B7"/>
    <w:rsid w:val="09CB2B56"/>
    <w:rsid w:val="09D58F3A"/>
    <w:rsid w:val="09E611AD"/>
    <w:rsid w:val="09E677B1"/>
    <w:rsid w:val="09F11ECB"/>
    <w:rsid w:val="09FCA679"/>
    <w:rsid w:val="0A1B7D71"/>
    <w:rsid w:val="0A4F3812"/>
    <w:rsid w:val="0A6C06C9"/>
    <w:rsid w:val="0A7A7531"/>
    <w:rsid w:val="0A7CFFB6"/>
    <w:rsid w:val="0A7D3F13"/>
    <w:rsid w:val="0A86C13F"/>
    <w:rsid w:val="0A90AA56"/>
    <w:rsid w:val="0ABA2CC9"/>
    <w:rsid w:val="0AFF1B2E"/>
    <w:rsid w:val="0AFFED5D"/>
    <w:rsid w:val="0B14E042"/>
    <w:rsid w:val="0B15760E"/>
    <w:rsid w:val="0B288A4E"/>
    <w:rsid w:val="0B2D0E37"/>
    <w:rsid w:val="0B3CA768"/>
    <w:rsid w:val="0B4205A2"/>
    <w:rsid w:val="0B722C75"/>
    <w:rsid w:val="0B7DADA5"/>
    <w:rsid w:val="0B8980B8"/>
    <w:rsid w:val="0B8C411C"/>
    <w:rsid w:val="0B921C66"/>
    <w:rsid w:val="0BA3C553"/>
    <w:rsid w:val="0BEF4D0F"/>
    <w:rsid w:val="0C0A9B51"/>
    <w:rsid w:val="0C0DC444"/>
    <w:rsid w:val="0C19071C"/>
    <w:rsid w:val="0C2291A0"/>
    <w:rsid w:val="0C34CB0D"/>
    <w:rsid w:val="0C930364"/>
    <w:rsid w:val="0C9F04C9"/>
    <w:rsid w:val="0CB724BE"/>
    <w:rsid w:val="0CBE98B8"/>
    <w:rsid w:val="0CC0C556"/>
    <w:rsid w:val="0CC4A856"/>
    <w:rsid w:val="0CD20CC1"/>
    <w:rsid w:val="0CFD87C1"/>
    <w:rsid w:val="0D13558C"/>
    <w:rsid w:val="0D197E06"/>
    <w:rsid w:val="0D2C057F"/>
    <w:rsid w:val="0D30A9FB"/>
    <w:rsid w:val="0D3FC9EF"/>
    <w:rsid w:val="0D5B4266"/>
    <w:rsid w:val="0D659524"/>
    <w:rsid w:val="0D7EFABC"/>
    <w:rsid w:val="0D8B79F2"/>
    <w:rsid w:val="0DA16DDC"/>
    <w:rsid w:val="0DB223B7"/>
    <w:rsid w:val="0DC05237"/>
    <w:rsid w:val="0DCD9B7E"/>
    <w:rsid w:val="0DD2251F"/>
    <w:rsid w:val="0DE0E0AF"/>
    <w:rsid w:val="0E5E7616"/>
    <w:rsid w:val="0E67CE5E"/>
    <w:rsid w:val="0E9948D5"/>
    <w:rsid w:val="0E9CA27E"/>
    <w:rsid w:val="0EA2F7FF"/>
    <w:rsid w:val="0EA65CE2"/>
    <w:rsid w:val="0EDEF58C"/>
    <w:rsid w:val="0EED1014"/>
    <w:rsid w:val="0EED38D9"/>
    <w:rsid w:val="0EFF59B7"/>
    <w:rsid w:val="0F043355"/>
    <w:rsid w:val="0F199075"/>
    <w:rsid w:val="0F27C04A"/>
    <w:rsid w:val="0F3ECC93"/>
    <w:rsid w:val="0F4912E8"/>
    <w:rsid w:val="0F4F2524"/>
    <w:rsid w:val="0F5B6DD2"/>
    <w:rsid w:val="0F7607E1"/>
    <w:rsid w:val="0F812E2E"/>
    <w:rsid w:val="0F87F111"/>
    <w:rsid w:val="0F9B007D"/>
    <w:rsid w:val="0FA6A87F"/>
    <w:rsid w:val="0FD59D23"/>
    <w:rsid w:val="0FF5494C"/>
    <w:rsid w:val="0FFC51F2"/>
    <w:rsid w:val="100BF6BC"/>
    <w:rsid w:val="1013966E"/>
    <w:rsid w:val="1019284E"/>
    <w:rsid w:val="1020C747"/>
    <w:rsid w:val="1037A3A1"/>
    <w:rsid w:val="1049FDFC"/>
    <w:rsid w:val="104DCD5C"/>
    <w:rsid w:val="10535595"/>
    <w:rsid w:val="1054AED9"/>
    <w:rsid w:val="105D06D1"/>
    <w:rsid w:val="10696AA5"/>
    <w:rsid w:val="107AB2DA"/>
    <w:rsid w:val="108DD8BC"/>
    <w:rsid w:val="10A59FDA"/>
    <w:rsid w:val="10B85369"/>
    <w:rsid w:val="10D9B82C"/>
    <w:rsid w:val="10E40A69"/>
    <w:rsid w:val="10F92B6D"/>
    <w:rsid w:val="10F95E3E"/>
    <w:rsid w:val="110FAFDB"/>
    <w:rsid w:val="1133F13B"/>
    <w:rsid w:val="113F4F63"/>
    <w:rsid w:val="114C67E5"/>
    <w:rsid w:val="115CF398"/>
    <w:rsid w:val="116028CE"/>
    <w:rsid w:val="117B89FA"/>
    <w:rsid w:val="11867D0F"/>
    <w:rsid w:val="118C4F4E"/>
    <w:rsid w:val="118DBA0A"/>
    <w:rsid w:val="119C9737"/>
    <w:rsid w:val="119DB32D"/>
    <w:rsid w:val="119EA4D8"/>
    <w:rsid w:val="11A2DED7"/>
    <w:rsid w:val="11C51359"/>
    <w:rsid w:val="11C57594"/>
    <w:rsid w:val="11DFFCA3"/>
    <w:rsid w:val="11ECEF29"/>
    <w:rsid w:val="1233E371"/>
    <w:rsid w:val="123A1EAF"/>
    <w:rsid w:val="12469209"/>
    <w:rsid w:val="12484FA4"/>
    <w:rsid w:val="124EB19A"/>
    <w:rsid w:val="1250C381"/>
    <w:rsid w:val="127A1358"/>
    <w:rsid w:val="12C76B8B"/>
    <w:rsid w:val="12D1928B"/>
    <w:rsid w:val="12F5ECF4"/>
    <w:rsid w:val="12F826C6"/>
    <w:rsid w:val="12FC3695"/>
    <w:rsid w:val="130DCA24"/>
    <w:rsid w:val="13243667"/>
    <w:rsid w:val="13392BC2"/>
    <w:rsid w:val="137EF785"/>
    <w:rsid w:val="1383CDDC"/>
    <w:rsid w:val="1396918C"/>
    <w:rsid w:val="139A6471"/>
    <w:rsid w:val="13B301A7"/>
    <w:rsid w:val="13B9A27D"/>
    <w:rsid w:val="13C3CD9B"/>
    <w:rsid w:val="13D54742"/>
    <w:rsid w:val="1405D1DE"/>
    <w:rsid w:val="140B8049"/>
    <w:rsid w:val="14121527"/>
    <w:rsid w:val="141AD9B8"/>
    <w:rsid w:val="14256D08"/>
    <w:rsid w:val="1427610D"/>
    <w:rsid w:val="142E914C"/>
    <w:rsid w:val="143BF63B"/>
    <w:rsid w:val="143D7040"/>
    <w:rsid w:val="145625D2"/>
    <w:rsid w:val="1478CEA3"/>
    <w:rsid w:val="14857D6D"/>
    <w:rsid w:val="148B6243"/>
    <w:rsid w:val="1494410A"/>
    <w:rsid w:val="14A6E51E"/>
    <w:rsid w:val="14C09629"/>
    <w:rsid w:val="14E46B41"/>
    <w:rsid w:val="14F7E9A7"/>
    <w:rsid w:val="15088F59"/>
    <w:rsid w:val="150FD507"/>
    <w:rsid w:val="152305B0"/>
    <w:rsid w:val="15295EC9"/>
    <w:rsid w:val="152AD135"/>
    <w:rsid w:val="152E4D76"/>
    <w:rsid w:val="153A2A9D"/>
    <w:rsid w:val="155FD31E"/>
    <w:rsid w:val="158025E6"/>
    <w:rsid w:val="158ADEF5"/>
    <w:rsid w:val="15BF1522"/>
    <w:rsid w:val="15C4B005"/>
    <w:rsid w:val="15F0B168"/>
    <w:rsid w:val="1613BE8E"/>
    <w:rsid w:val="16304AB2"/>
    <w:rsid w:val="16307B48"/>
    <w:rsid w:val="1637F137"/>
    <w:rsid w:val="163E3BF3"/>
    <w:rsid w:val="1645FDE7"/>
    <w:rsid w:val="16508057"/>
    <w:rsid w:val="167C8D5E"/>
    <w:rsid w:val="16F38FCA"/>
    <w:rsid w:val="1723AF0D"/>
    <w:rsid w:val="172F23C9"/>
    <w:rsid w:val="1736216C"/>
    <w:rsid w:val="17410E28"/>
    <w:rsid w:val="1755E654"/>
    <w:rsid w:val="1759CBB5"/>
    <w:rsid w:val="175A0D53"/>
    <w:rsid w:val="175D0DCA"/>
    <w:rsid w:val="176ED048"/>
    <w:rsid w:val="17752D82"/>
    <w:rsid w:val="1778C77A"/>
    <w:rsid w:val="177A35F9"/>
    <w:rsid w:val="177BB30E"/>
    <w:rsid w:val="178383A1"/>
    <w:rsid w:val="17CCE854"/>
    <w:rsid w:val="17D6BFC4"/>
    <w:rsid w:val="17DE14BA"/>
    <w:rsid w:val="17F105D5"/>
    <w:rsid w:val="17F28263"/>
    <w:rsid w:val="1822C46A"/>
    <w:rsid w:val="182C6010"/>
    <w:rsid w:val="1840E603"/>
    <w:rsid w:val="1880A963"/>
    <w:rsid w:val="188B7EFD"/>
    <w:rsid w:val="188ECDAF"/>
    <w:rsid w:val="18944D7B"/>
    <w:rsid w:val="18A8A26E"/>
    <w:rsid w:val="18B072C9"/>
    <w:rsid w:val="18B285A2"/>
    <w:rsid w:val="18B4DF2B"/>
    <w:rsid w:val="18B6A61E"/>
    <w:rsid w:val="18C50D17"/>
    <w:rsid w:val="18C6CD91"/>
    <w:rsid w:val="19096D8B"/>
    <w:rsid w:val="1917456A"/>
    <w:rsid w:val="191B9593"/>
    <w:rsid w:val="1924234A"/>
    <w:rsid w:val="1938F09F"/>
    <w:rsid w:val="193A6F14"/>
    <w:rsid w:val="194A154E"/>
    <w:rsid w:val="198502F6"/>
    <w:rsid w:val="198506DD"/>
    <w:rsid w:val="198B0F1B"/>
    <w:rsid w:val="19C24BEF"/>
    <w:rsid w:val="19D8DF4E"/>
    <w:rsid w:val="19DA7AF6"/>
    <w:rsid w:val="19E0999B"/>
    <w:rsid w:val="19E0DEFB"/>
    <w:rsid w:val="19F1B69F"/>
    <w:rsid w:val="1A3377DB"/>
    <w:rsid w:val="1A34D7D8"/>
    <w:rsid w:val="1A4CE807"/>
    <w:rsid w:val="1A6449EC"/>
    <w:rsid w:val="1A93D6D8"/>
    <w:rsid w:val="1AC8115F"/>
    <w:rsid w:val="1AC9F843"/>
    <w:rsid w:val="1ACFDED7"/>
    <w:rsid w:val="1AD3CF40"/>
    <w:rsid w:val="1ADC842D"/>
    <w:rsid w:val="1ADC8540"/>
    <w:rsid w:val="1AED3DDE"/>
    <w:rsid w:val="1AEE0E0D"/>
    <w:rsid w:val="1AFF9C76"/>
    <w:rsid w:val="1B04465F"/>
    <w:rsid w:val="1B0C20B2"/>
    <w:rsid w:val="1B0E8D35"/>
    <w:rsid w:val="1B2E6FF3"/>
    <w:rsid w:val="1B3E08C7"/>
    <w:rsid w:val="1B3FC07E"/>
    <w:rsid w:val="1B41E753"/>
    <w:rsid w:val="1B504010"/>
    <w:rsid w:val="1B7B48AD"/>
    <w:rsid w:val="1B7B7AEB"/>
    <w:rsid w:val="1B819C7A"/>
    <w:rsid w:val="1B87AA81"/>
    <w:rsid w:val="1B89C6D8"/>
    <w:rsid w:val="1B8F7392"/>
    <w:rsid w:val="1B8FACD6"/>
    <w:rsid w:val="1BACE089"/>
    <w:rsid w:val="1BB4F9B3"/>
    <w:rsid w:val="1BBED672"/>
    <w:rsid w:val="1BD337EF"/>
    <w:rsid w:val="1BDD05B3"/>
    <w:rsid w:val="1BDE0D89"/>
    <w:rsid w:val="1C257939"/>
    <w:rsid w:val="1C281962"/>
    <w:rsid w:val="1C289408"/>
    <w:rsid w:val="1C352693"/>
    <w:rsid w:val="1C6C6278"/>
    <w:rsid w:val="1C9A2D10"/>
    <w:rsid w:val="1CA9C8B0"/>
    <w:rsid w:val="1CAAE989"/>
    <w:rsid w:val="1CBD78C7"/>
    <w:rsid w:val="1CC3A9A0"/>
    <w:rsid w:val="1CE580DD"/>
    <w:rsid w:val="1CF47015"/>
    <w:rsid w:val="1CFBA5DA"/>
    <w:rsid w:val="1D10A5D9"/>
    <w:rsid w:val="1D1FA474"/>
    <w:rsid w:val="1D206A63"/>
    <w:rsid w:val="1D38B1F0"/>
    <w:rsid w:val="1D4B8835"/>
    <w:rsid w:val="1D655457"/>
    <w:rsid w:val="1D97D311"/>
    <w:rsid w:val="1D980665"/>
    <w:rsid w:val="1DC9BEBE"/>
    <w:rsid w:val="1DCAB30E"/>
    <w:rsid w:val="1DD0E2D5"/>
    <w:rsid w:val="1DE03A44"/>
    <w:rsid w:val="1DE2B6FC"/>
    <w:rsid w:val="1E1FEBCD"/>
    <w:rsid w:val="1E224E43"/>
    <w:rsid w:val="1E2534ED"/>
    <w:rsid w:val="1E4C1A3B"/>
    <w:rsid w:val="1E5FFDF7"/>
    <w:rsid w:val="1E6BC687"/>
    <w:rsid w:val="1E742BE8"/>
    <w:rsid w:val="1E7483FA"/>
    <w:rsid w:val="1E78EEFB"/>
    <w:rsid w:val="1E7DA6CF"/>
    <w:rsid w:val="1E8386E5"/>
    <w:rsid w:val="1E8D4470"/>
    <w:rsid w:val="1EA354A1"/>
    <w:rsid w:val="1EA99322"/>
    <w:rsid w:val="1EAA2F4F"/>
    <w:rsid w:val="1ECB3092"/>
    <w:rsid w:val="1ECBA859"/>
    <w:rsid w:val="1ECE083F"/>
    <w:rsid w:val="1EF86A9D"/>
    <w:rsid w:val="1F03F161"/>
    <w:rsid w:val="1F142896"/>
    <w:rsid w:val="1F2B8920"/>
    <w:rsid w:val="1F2F37A7"/>
    <w:rsid w:val="1F37B543"/>
    <w:rsid w:val="1F41FDBA"/>
    <w:rsid w:val="1F46CA08"/>
    <w:rsid w:val="1F4A25AF"/>
    <w:rsid w:val="1F6C8E4F"/>
    <w:rsid w:val="1F73E36A"/>
    <w:rsid w:val="1F7D4B64"/>
    <w:rsid w:val="1F89C1FD"/>
    <w:rsid w:val="1FB67C00"/>
    <w:rsid w:val="1FB9B502"/>
    <w:rsid w:val="1FBB0606"/>
    <w:rsid w:val="1FDFED9F"/>
    <w:rsid w:val="1FEFA665"/>
    <w:rsid w:val="1FEFA6AB"/>
    <w:rsid w:val="1FFF97C3"/>
    <w:rsid w:val="20057FC7"/>
    <w:rsid w:val="20193209"/>
    <w:rsid w:val="201AB815"/>
    <w:rsid w:val="20227DAB"/>
    <w:rsid w:val="2029B457"/>
    <w:rsid w:val="203C978A"/>
    <w:rsid w:val="20646EBC"/>
    <w:rsid w:val="206B2078"/>
    <w:rsid w:val="207E719F"/>
    <w:rsid w:val="20840EDA"/>
    <w:rsid w:val="208FA8B6"/>
    <w:rsid w:val="20944B03"/>
    <w:rsid w:val="20BE7EF8"/>
    <w:rsid w:val="20DE2E68"/>
    <w:rsid w:val="20F659AB"/>
    <w:rsid w:val="2102AFAE"/>
    <w:rsid w:val="2119B661"/>
    <w:rsid w:val="211F4AF0"/>
    <w:rsid w:val="21304E68"/>
    <w:rsid w:val="21432D3B"/>
    <w:rsid w:val="215DDF2D"/>
    <w:rsid w:val="216407F8"/>
    <w:rsid w:val="216B754A"/>
    <w:rsid w:val="216D23E4"/>
    <w:rsid w:val="21858884"/>
    <w:rsid w:val="21992A2F"/>
    <w:rsid w:val="21B5024A"/>
    <w:rsid w:val="21B58F4A"/>
    <w:rsid w:val="21B5C8D8"/>
    <w:rsid w:val="21C8BEFF"/>
    <w:rsid w:val="21DC9285"/>
    <w:rsid w:val="2210CA61"/>
    <w:rsid w:val="22342E4F"/>
    <w:rsid w:val="2238A13A"/>
    <w:rsid w:val="223B0CA9"/>
    <w:rsid w:val="2250AC4D"/>
    <w:rsid w:val="226A9583"/>
    <w:rsid w:val="2285C2F3"/>
    <w:rsid w:val="22A872BB"/>
    <w:rsid w:val="22D3215A"/>
    <w:rsid w:val="22E235AF"/>
    <w:rsid w:val="22E5D878"/>
    <w:rsid w:val="22E8D0AE"/>
    <w:rsid w:val="22F6D5E6"/>
    <w:rsid w:val="234E86AA"/>
    <w:rsid w:val="23535489"/>
    <w:rsid w:val="235DA4F6"/>
    <w:rsid w:val="23822755"/>
    <w:rsid w:val="23926279"/>
    <w:rsid w:val="23AF85EA"/>
    <w:rsid w:val="23C13711"/>
    <w:rsid w:val="23E869BB"/>
    <w:rsid w:val="240C1BA0"/>
    <w:rsid w:val="2413CB59"/>
    <w:rsid w:val="24292063"/>
    <w:rsid w:val="244B8468"/>
    <w:rsid w:val="246359B3"/>
    <w:rsid w:val="24663F91"/>
    <w:rsid w:val="2482132A"/>
    <w:rsid w:val="249F719A"/>
    <w:rsid w:val="24AABA62"/>
    <w:rsid w:val="24C1F497"/>
    <w:rsid w:val="24D45BAC"/>
    <w:rsid w:val="24D7648B"/>
    <w:rsid w:val="24D8102D"/>
    <w:rsid w:val="24EA99EF"/>
    <w:rsid w:val="24F9DA83"/>
    <w:rsid w:val="251FE3B3"/>
    <w:rsid w:val="255743E7"/>
    <w:rsid w:val="255881A7"/>
    <w:rsid w:val="2578DD18"/>
    <w:rsid w:val="257E2886"/>
    <w:rsid w:val="25A3BEB3"/>
    <w:rsid w:val="25B25165"/>
    <w:rsid w:val="260B36B1"/>
    <w:rsid w:val="260E25F8"/>
    <w:rsid w:val="2641892E"/>
    <w:rsid w:val="2643DE9B"/>
    <w:rsid w:val="26530D73"/>
    <w:rsid w:val="26555D13"/>
    <w:rsid w:val="265DAE4D"/>
    <w:rsid w:val="2677033B"/>
    <w:rsid w:val="26848422"/>
    <w:rsid w:val="2688A102"/>
    <w:rsid w:val="268B58B7"/>
    <w:rsid w:val="26B60C08"/>
    <w:rsid w:val="26D4BCE5"/>
    <w:rsid w:val="26E28520"/>
    <w:rsid w:val="26E5F8B7"/>
    <w:rsid w:val="26F4BE6A"/>
    <w:rsid w:val="26FEBB72"/>
    <w:rsid w:val="26FF2019"/>
    <w:rsid w:val="2728DA21"/>
    <w:rsid w:val="272F6B51"/>
    <w:rsid w:val="2731B7ED"/>
    <w:rsid w:val="274791BB"/>
    <w:rsid w:val="274EC564"/>
    <w:rsid w:val="275FC477"/>
    <w:rsid w:val="27680892"/>
    <w:rsid w:val="2776D701"/>
    <w:rsid w:val="277A75B7"/>
    <w:rsid w:val="2795079B"/>
    <w:rsid w:val="27960902"/>
    <w:rsid w:val="27A892B4"/>
    <w:rsid w:val="27CCDF4F"/>
    <w:rsid w:val="27DFA53C"/>
    <w:rsid w:val="281F9A56"/>
    <w:rsid w:val="282508BB"/>
    <w:rsid w:val="2827438F"/>
    <w:rsid w:val="284A22C2"/>
    <w:rsid w:val="285090A1"/>
    <w:rsid w:val="2859EAB9"/>
    <w:rsid w:val="2879DC5B"/>
    <w:rsid w:val="28815D40"/>
    <w:rsid w:val="28882C64"/>
    <w:rsid w:val="288D3AA1"/>
    <w:rsid w:val="28959F06"/>
    <w:rsid w:val="28A56945"/>
    <w:rsid w:val="28A8EF6A"/>
    <w:rsid w:val="28AA3C7F"/>
    <w:rsid w:val="28B1F8CF"/>
    <w:rsid w:val="28BD709A"/>
    <w:rsid w:val="28CB3C97"/>
    <w:rsid w:val="28CD9265"/>
    <w:rsid w:val="28DFDBBC"/>
    <w:rsid w:val="28ED8275"/>
    <w:rsid w:val="28F61FD7"/>
    <w:rsid w:val="28F6C8B3"/>
    <w:rsid w:val="2905997E"/>
    <w:rsid w:val="29446A41"/>
    <w:rsid w:val="2966105B"/>
    <w:rsid w:val="297AA159"/>
    <w:rsid w:val="297EB96B"/>
    <w:rsid w:val="29899835"/>
    <w:rsid w:val="29A80BDE"/>
    <w:rsid w:val="29B2307A"/>
    <w:rsid w:val="29B2D081"/>
    <w:rsid w:val="29B93DD0"/>
    <w:rsid w:val="29E6C5CA"/>
    <w:rsid w:val="2A276623"/>
    <w:rsid w:val="2A2D4F68"/>
    <w:rsid w:val="2A3E6C5E"/>
    <w:rsid w:val="2A65BA00"/>
    <w:rsid w:val="2A73FED5"/>
    <w:rsid w:val="2A7BE5A7"/>
    <w:rsid w:val="2A845C01"/>
    <w:rsid w:val="2A88595D"/>
    <w:rsid w:val="2A8C6F8B"/>
    <w:rsid w:val="2AA43C5C"/>
    <w:rsid w:val="2ACD2619"/>
    <w:rsid w:val="2ACD9FCF"/>
    <w:rsid w:val="2AD2FDC7"/>
    <w:rsid w:val="2AD826A0"/>
    <w:rsid w:val="2AD9F458"/>
    <w:rsid w:val="2AEE4FBE"/>
    <w:rsid w:val="2AF00F71"/>
    <w:rsid w:val="2B10DF7A"/>
    <w:rsid w:val="2B19A261"/>
    <w:rsid w:val="2B38EFBC"/>
    <w:rsid w:val="2B577BF2"/>
    <w:rsid w:val="2BA2AC50"/>
    <w:rsid w:val="2BA2FB36"/>
    <w:rsid w:val="2BAD7AC4"/>
    <w:rsid w:val="2BB94184"/>
    <w:rsid w:val="2BC5B478"/>
    <w:rsid w:val="2BD1D11F"/>
    <w:rsid w:val="2BE2E1E9"/>
    <w:rsid w:val="2BEFD895"/>
    <w:rsid w:val="2BF4828F"/>
    <w:rsid w:val="2BF839AB"/>
    <w:rsid w:val="2C020414"/>
    <w:rsid w:val="2C17157F"/>
    <w:rsid w:val="2C25DF90"/>
    <w:rsid w:val="2C5D7D4D"/>
    <w:rsid w:val="2C6787C1"/>
    <w:rsid w:val="2C6B748D"/>
    <w:rsid w:val="2C6D7E11"/>
    <w:rsid w:val="2CC5253F"/>
    <w:rsid w:val="2CC835BE"/>
    <w:rsid w:val="2CD2A170"/>
    <w:rsid w:val="2D096A22"/>
    <w:rsid w:val="2D397790"/>
    <w:rsid w:val="2D4AE441"/>
    <w:rsid w:val="2D4DBF4A"/>
    <w:rsid w:val="2D53DC56"/>
    <w:rsid w:val="2D637FBA"/>
    <w:rsid w:val="2D87D958"/>
    <w:rsid w:val="2D8B9737"/>
    <w:rsid w:val="2D92773E"/>
    <w:rsid w:val="2D950D95"/>
    <w:rsid w:val="2D99A997"/>
    <w:rsid w:val="2DAA998F"/>
    <w:rsid w:val="2DAB09FD"/>
    <w:rsid w:val="2DB17B76"/>
    <w:rsid w:val="2DC376F0"/>
    <w:rsid w:val="2DD215DF"/>
    <w:rsid w:val="2DE9177A"/>
    <w:rsid w:val="2DE93409"/>
    <w:rsid w:val="2E006039"/>
    <w:rsid w:val="2E10D675"/>
    <w:rsid w:val="2E16D5E5"/>
    <w:rsid w:val="2E2A2DC3"/>
    <w:rsid w:val="2E5F5A63"/>
    <w:rsid w:val="2E696C27"/>
    <w:rsid w:val="2E710532"/>
    <w:rsid w:val="2E74222B"/>
    <w:rsid w:val="2E7EDE03"/>
    <w:rsid w:val="2EA3198F"/>
    <w:rsid w:val="2EAEE720"/>
    <w:rsid w:val="2EB44644"/>
    <w:rsid w:val="2ECB1B7D"/>
    <w:rsid w:val="2ED1D242"/>
    <w:rsid w:val="2ED94A2C"/>
    <w:rsid w:val="2EE80805"/>
    <w:rsid w:val="2F074354"/>
    <w:rsid w:val="2F2722E3"/>
    <w:rsid w:val="2F42F5A3"/>
    <w:rsid w:val="2F4AB4C9"/>
    <w:rsid w:val="2F5DA3E3"/>
    <w:rsid w:val="2F98B42C"/>
    <w:rsid w:val="2F99C075"/>
    <w:rsid w:val="2FB08966"/>
    <w:rsid w:val="2FCBE878"/>
    <w:rsid w:val="2FCC09D9"/>
    <w:rsid w:val="2FD2A389"/>
    <w:rsid w:val="2FE61AA0"/>
    <w:rsid w:val="2FF11AD0"/>
    <w:rsid w:val="2FF1C920"/>
    <w:rsid w:val="304D498C"/>
    <w:rsid w:val="304F2DD3"/>
    <w:rsid w:val="304FDDF7"/>
    <w:rsid w:val="3055FDC2"/>
    <w:rsid w:val="307A16A6"/>
    <w:rsid w:val="3083240B"/>
    <w:rsid w:val="30BD4015"/>
    <w:rsid w:val="30C02649"/>
    <w:rsid w:val="30C9BEDB"/>
    <w:rsid w:val="30CDE075"/>
    <w:rsid w:val="30E76C14"/>
    <w:rsid w:val="30E98F8B"/>
    <w:rsid w:val="30F31EFC"/>
    <w:rsid w:val="30FF34A8"/>
    <w:rsid w:val="3138DF32"/>
    <w:rsid w:val="313F9D1B"/>
    <w:rsid w:val="31410F54"/>
    <w:rsid w:val="3184FDAB"/>
    <w:rsid w:val="3188E3E5"/>
    <w:rsid w:val="318F822C"/>
    <w:rsid w:val="3193C17B"/>
    <w:rsid w:val="319466CC"/>
    <w:rsid w:val="319AE0C2"/>
    <w:rsid w:val="31CB7E62"/>
    <w:rsid w:val="31DE143C"/>
    <w:rsid w:val="32001685"/>
    <w:rsid w:val="320849A8"/>
    <w:rsid w:val="323D7B5E"/>
    <w:rsid w:val="3246AEC7"/>
    <w:rsid w:val="324961DB"/>
    <w:rsid w:val="3250F362"/>
    <w:rsid w:val="326B605D"/>
    <w:rsid w:val="326BF3C7"/>
    <w:rsid w:val="32711245"/>
    <w:rsid w:val="32813E4B"/>
    <w:rsid w:val="328C565F"/>
    <w:rsid w:val="32B5E6DC"/>
    <w:rsid w:val="32B6F8E0"/>
    <w:rsid w:val="32B73DF7"/>
    <w:rsid w:val="32BACD8D"/>
    <w:rsid w:val="32D79050"/>
    <w:rsid w:val="32D8EFE5"/>
    <w:rsid w:val="32F41A9E"/>
    <w:rsid w:val="331E5CC2"/>
    <w:rsid w:val="3320BA79"/>
    <w:rsid w:val="332969E2"/>
    <w:rsid w:val="332E0DCF"/>
    <w:rsid w:val="33339FE4"/>
    <w:rsid w:val="334463AB"/>
    <w:rsid w:val="336E7BCF"/>
    <w:rsid w:val="33785233"/>
    <w:rsid w:val="337D4112"/>
    <w:rsid w:val="3387EEA8"/>
    <w:rsid w:val="33CB9725"/>
    <w:rsid w:val="33D55DAC"/>
    <w:rsid w:val="33EF4DB3"/>
    <w:rsid w:val="33FF5A19"/>
    <w:rsid w:val="341FD7A9"/>
    <w:rsid w:val="3426D474"/>
    <w:rsid w:val="343F0746"/>
    <w:rsid w:val="3445C25E"/>
    <w:rsid w:val="34521CF6"/>
    <w:rsid w:val="346B07CB"/>
    <w:rsid w:val="34917658"/>
    <w:rsid w:val="34955133"/>
    <w:rsid w:val="349E157B"/>
    <w:rsid w:val="349E3BBE"/>
    <w:rsid w:val="34BBD40D"/>
    <w:rsid w:val="34D27932"/>
    <w:rsid w:val="34FE76EB"/>
    <w:rsid w:val="35081832"/>
    <w:rsid w:val="350CE3C8"/>
    <w:rsid w:val="351B2788"/>
    <w:rsid w:val="352A2421"/>
    <w:rsid w:val="352F0D80"/>
    <w:rsid w:val="353667AA"/>
    <w:rsid w:val="3543C8F6"/>
    <w:rsid w:val="35445467"/>
    <w:rsid w:val="354A2035"/>
    <w:rsid w:val="355EFDE7"/>
    <w:rsid w:val="3583BDA4"/>
    <w:rsid w:val="35868B0C"/>
    <w:rsid w:val="35912174"/>
    <w:rsid w:val="3593A4D9"/>
    <w:rsid w:val="359F4848"/>
    <w:rsid w:val="35AF6FAC"/>
    <w:rsid w:val="35C7E2C5"/>
    <w:rsid w:val="3607BB5C"/>
    <w:rsid w:val="3626AB5A"/>
    <w:rsid w:val="364CB37C"/>
    <w:rsid w:val="365F8DC7"/>
    <w:rsid w:val="366CE007"/>
    <w:rsid w:val="366EBE67"/>
    <w:rsid w:val="36768495"/>
    <w:rsid w:val="3687DEDE"/>
    <w:rsid w:val="368AF6C2"/>
    <w:rsid w:val="369F84E9"/>
    <w:rsid w:val="36AD3F83"/>
    <w:rsid w:val="36DDFBCB"/>
    <w:rsid w:val="36FB4CD6"/>
    <w:rsid w:val="3703A77D"/>
    <w:rsid w:val="370A959A"/>
    <w:rsid w:val="370CE1BD"/>
    <w:rsid w:val="371240F4"/>
    <w:rsid w:val="37250F9F"/>
    <w:rsid w:val="3731CF10"/>
    <w:rsid w:val="3760A8FB"/>
    <w:rsid w:val="37694058"/>
    <w:rsid w:val="376BB2DD"/>
    <w:rsid w:val="3792D242"/>
    <w:rsid w:val="379B6DA2"/>
    <w:rsid w:val="37AAE78A"/>
    <w:rsid w:val="37C7051E"/>
    <w:rsid w:val="37CC535A"/>
    <w:rsid w:val="37FCE134"/>
    <w:rsid w:val="3807DB0E"/>
    <w:rsid w:val="38086F5E"/>
    <w:rsid w:val="38117E90"/>
    <w:rsid w:val="383E040D"/>
    <w:rsid w:val="386C6C3B"/>
    <w:rsid w:val="386DFDEC"/>
    <w:rsid w:val="386F67DB"/>
    <w:rsid w:val="3883038C"/>
    <w:rsid w:val="38902766"/>
    <w:rsid w:val="38A8F71A"/>
    <w:rsid w:val="38B1E925"/>
    <w:rsid w:val="38CBCE87"/>
    <w:rsid w:val="38D2FE0D"/>
    <w:rsid w:val="38F7C4D1"/>
    <w:rsid w:val="38FB8954"/>
    <w:rsid w:val="3929541F"/>
    <w:rsid w:val="39312A4C"/>
    <w:rsid w:val="3944E1AA"/>
    <w:rsid w:val="3969DCF5"/>
    <w:rsid w:val="396E64F4"/>
    <w:rsid w:val="39725C36"/>
    <w:rsid w:val="3973773A"/>
    <w:rsid w:val="397F6576"/>
    <w:rsid w:val="39C68E2F"/>
    <w:rsid w:val="39D7E3A8"/>
    <w:rsid w:val="39DCE7BC"/>
    <w:rsid w:val="39F37160"/>
    <w:rsid w:val="39F7BE05"/>
    <w:rsid w:val="39F99BF3"/>
    <w:rsid w:val="3A026C7F"/>
    <w:rsid w:val="3A0A1410"/>
    <w:rsid w:val="3A369FE8"/>
    <w:rsid w:val="3A7F0AFF"/>
    <w:rsid w:val="3AB7AA8B"/>
    <w:rsid w:val="3AB9AFBC"/>
    <w:rsid w:val="3ABE6702"/>
    <w:rsid w:val="3AC6D64B"/>
    <w:rsid w:val="3AD55A5B"/>
    <w:rsid w:val="3B127483"/>
    <w:rsid w:val="3B2449C7"/>
    <w:rsid w:val="3B2CE86C"/>
    <w:rsid w:val="3B30E943"/>
    <w:rsid w:val="3B4FE249"/>
    <w:rsid w:val="3B52E046"/>
    <w:rsid w:val="3B551AC4"/>
    <w:rsid w:val="3B6253AF"/>
    <w:rsid w:val="3B9314E3"/>
    <w:rsid w:val="3B98DC34"/>
    <w:rsid w:val="3B9B777D"/>
    <w:rsid w:val="3BA4E21B"/>
    <w:rsid w:val="3BD2557B"/>
    <w:rsid w:val="3BD98512"/>
    <w:rsid w:val="3BDCFFA5"/>
    <w:rsid w:val="3BFD3F94"/>
    <w:rsid w:val="3BFE2012"/>
    <w:rsid w:val="3C043B93"/>
    <w:rsid w:val="3C089BBE"/>
    <w:rsid w:val="3C411C73"/>
    <w:rsid w:val="3C4A55BB"/>
    <w:rsid w:val="3C537AEC"/>
    <w:rsid w:val="3C5A46D1"/>
    <w:rsid w:val="3C61D75B"/>
    <w:rsid w:val="3C647F23"/>
    <w:rsid w:val="3C78BB02"/>
    <w:rsid w:val="3C7EABEA"/>
    <w:rsid w:val="3C8F4A0D"/>
    <w:rsid w:val="3CA2A11F"/>
    <w:rsid w:val="3CAC474F"/>
    <w:rsid w:val="3CB0EA94"/>
    <w:rsid w:val="3CCA72D9"/>
    <w:rsid w:val="3CD0EA66"/>
    <w:rsid w:val="3CECD806"/>
    <w:rsid w:val="3CFE2410"/>
    <w:rsid w:val="3D0C6373"/>
    <w:rsid w:val="3D1498E8"/>
    <w:rsid w:val="3D558F02"/>
    <w:rsid w:val="3D5FEC82"/>
    <w:rsid w:val="3D67A367"/>
    <w:rsid w:val="3D6C5914"/>
    <w:rsid w:val="3D71657A"/>
    <w:rsid w:val="3D784D33"/>
    <w:rsid w:val="3DB94836"/>
    <w:rsid w:val="3DC8FE17"/>
    <w:rsid w:val="3DE3C0DD"/>
    <w:rsid w:val="3DF04B98"/>
    <w:rsid w:val="3DF746CD"/>
    <w:rsid w:val="3E054CD0"/>
    <w:rsid w:val="3E113805"/>
    <w:rsid w:val="3E4F0611"/>
    <w:rsid w:val="3E6D8FFB"/>
    <w:rsid w:val="3E7982AB"/>
    <w:rsid w:val="3EAA8524"/>
    <w:rsid w:val="3EAEB7F9"/>
    <w:rsid w:val="3EDAD1D6"/>
    <w:rsid w:val="3EE7159D"/>
    <w:rsid w:val="3EF88CD2"/>
    <w:rsid w:val="3EF9074F"/>
    <w:rsid w:val="3F123C68"/>
    <w:rsid w:val="3F21CBE8"/>
    <w:rsid w:val="3F2DB231"/>
    <w:rsid w:val="3F6A44E5"/>
    <w:rsid w:val="3F73E992"/>
    <w:rsid w:val="3FC65C0F"/>
    <w:rsid w:val="3FCFB855"/>
    <w:rsid w:val="3FE83D83"/>
    <w:rsid w:val="3FEAD672"/>
    <w:rsid w:val="3FFC38E1"/>
    <w:rsid w:val="4006C96A"/>
    <w:rsid w:val="4025D9C2"/>
    <w:rsid w:val="4031DE6D"/>
    <w:rsid w:val="403424D1"/>
    <w:rsid w:val="406066FE"/>
    <w:rsid w:val="407E2C02"/>
    <w:rsid w:val="4086AF3C"/>
    <w:rsid w:val="40972E0D"/>
    <w:rsid w:val="409CE478"/>
    <w:rsid w:val="40BA0518"/>
    <w:rsid w:val="40BB5CDB"/>
    <w:rsid w:val="40C18B2A"/>
    <w:rsid w:val="40C59615"/>
    <w:rsid w:val="40C62378"/>
    <w:rsid w:val="40CF12AD"/>
    <w:rsid w:val="40D02E1F"/>
    <w:rsid w:val="40D7204F"/>
    <w:rsid w:val="41328FCC"/>
    <w:rsid w:val="415C9786"/>
    <w:rsid w:val="415E1008"/>
    <w:rsid w:val="4171B779"/>
    <w:rsid w:val="418ADA26"/>
    <w:rsid w:val="41B1977E"/>
    <w:rsid w:val="41CA56E3"/>
    <w:rsid w:val="41D0D95B"/>
    <w:rsid w:val="4206BE19"/>
    <w:rsid w:val="420B6C94"/>
    <w:rsid w:val="42313A49"/>
    <w:rsid w:val="4235DF7E"/>
    <w:rsid w:val="4242AF6D"/>
    <w:rsid w:val="424A176B"/>
    <w:rsid w:val="4278F880"/>
    <w:rsid w:val="42ACE563"/>
    <w:rsid w:val="42B90493"/>
    <w:rsid w:val="42BE8919"/>
    <w:rsid w:val="42C57299"/>
    <w:rsid w:val="42CF7AA1"/>
    <w:rsid w:val="42D92036"/>
    <w:rsid w:val="42E3F84D"/>
    <w:rsid w:val="42F352AC"/>
    <w:rsid w:val="43114869"/>
    <w:rsid w:val="4315C05A"/>
    <w:rsid w:val="432AA3DF"/>
    <w:rsid w:val="433955B5"/>
    <w:rsid w:val="433A1595"/>
    <w:rsid w:val="435B3BE8"/>
    <w:rsid w:val="436B8D37"/>
    <w:rsid w:val="43724F58"/>
    <w:rsid w:val="4373F5FE"/>
    <w:rsid w:val="437493B2"/>
    <w:rsid w:val="4382366B"/>
    <w:rsid w:val="4387FB71"/>
    <w:rsid w:val="43C53524"/>
    <w:rsid w:val="43DD3544"/>
    <w:rsid w:val="43EBDFB6"/>
    <w:rsid w:val="43EF0269"/>
    <w:rsid w:val="43EFBAC4"/>
    <w:rsid w:val="43F1F5BB"/>
    <w:rsid w:val="44065110"/>
    <w:rsid w:val="44117C32"/>
    <w:rsid w:val="443CC6A1"/>
    <w:rsid w:val="444622FE"/>
    <w:rsid w:val="444B80AF"/>
    <w:rsid w:val="447D42DA"/>
    <w:rsid w:val="448311BC"/>
    <w:rsid w:val="44A9659F"/>
    <w:rsid w:val="44AF77A8"/>
    <w:rsid w:val="44B7708F"/>
    <w:rsid w:val="44C45FE2"/>
    <w:rsid w:val="44CC2B33"/>
    <w:rsid w:val="44DDF4F0"/>
    <w:rsid w:val="450430E9"/>
    <w:rsid w:val="4515BE94"/>
    <w:rsid w:val="451E9061"/>
    <w:rsid w:val="45331A51"/>
    <w:rsid w:val="45449E66"/>
    <w:rsid w:val="454D0A55"/>
    <w:rsid w:val="455718AA"/>
    <w:rsid w:val="4562930C"/>
    <w:rsid w:val="456C09D0"/>
    <w:rsid w:val="4588EE45"/>
    <w:rsid w:val="458EF575"/>
    <w:rsid w:val="459FEE7D"/>
    <w:rsid w:val="45A0A79A"/>
    <w:rsid w:val="45AC0D6C"/>
    <w:rsid w:val="45B7EF18"/>
    <w:rsid w:val="45BA4926"/>
    <w:rsid w:val="45BBFD94"/>
    <w:rsid w:val="45C583A4"/>
    <w:rsid w:val="45D75633"/>
    <w:rsid w:val="45DA6B9E"/>
    <w:rsid w:val="45E3B0E5"/>
    <w:rsid w:val="45E9BE5D"/>
    <w:rsid w:val="45F07B91"/>
    <w:rsid w:val="45F44560"/>
    <w:rsid w:val="461AA223"/>
    <w:rsid w:val="461EDCCB"/>
    <w:rsid w:val="46364C6F"/>
    <w:rsid w:val="464328AD"/>
    <w:rsid w:val="4659973B"/>
    <w:rsid w:val="468DA461"/>
    <w:rsid w:val="4694217B"/>
    <w:rsid w:val="46A2275B"/>
    <w:rsid w:val="46A7F472"/>
    <w:rsid w:val="46C5C474"/>
    <w:rsid w:val="46D41A09"/>
    <w:rsid w:val="46D8C1EA"/>
    <w:rsid w:val="46F959EE"/>
    <w:rsid w:val="46FA140D"/>
    <w:rsid w:val="47022830"/>
    <w:rsid w:val="470B0E81"/>
    <w:rsid w:val="470C5D91"/>
    <w:rsid w:val="472AF721"/>
    <w:rsid w:val="472DF910"/>
    <w:rsid w:val="47356079"/>
    <w:rsid w:val="47544D43"/>
    <w:rsid w:val="475C0AE3"/>
    <w:rsid w:val="4781521B"/>
    <w:rsid w:val="478A0AD2"/>
    <w:rsid w:val="478C7430"/>
    <w:rsid w:val="479D1EFB"/>
    <w:rsid w:val="479F1179"/>
    <w:rsid w:val="47A09C7A"/>
    <w:rsid w:val="47A2C624"/>
    <w:rsid w:val="47B5A11E"/>
    <w:rsid w:val="47B89063"/>
    <w:rsid w:val="47EAECB7"/>
    <w:rsid w:val="47EDB616"/>
    <w:rsid w:val="4815FDD8"/>
    <w:rsid w:val="4821B9A0"/>
    <w:rsid w:val="483F9750"/>
    <w:rsid w:val="4848275E"/>
    <w:rsid w:val="48541E5E"/>
    <w:rsid w:val="4866872B"/>
    <w:rsid w:val="487059F4"/>
    <w:rsid w:val="48718ABC"/>
    <w:rsid w:val="4895A639"/>
    <w:rsid w:val="48A53DD3"/>
    <w:rsid w:val="48A6095C"/>
    <w:rsid w:val="48AB3440"/>
    <w:rsid w:val="48ABE59D"/>
    <w:rsid w:val="48DB9BC3"/>
    <w:rsid w:val="48E7C422"/>
    <w:rsid w:val="48F60919"/>
    <w:rsid w:val="49108FB3"/>
    <w:rsid w:val="4936943C"/>
    <w:rsid w:val="49620267"/>
    <w:rsid w:val="4995F4A2"/>
    <w:rsid w:val="49AE6B55"/>
    <w:rsid w:val="49C38FD5"/>
    <w:rsid w:val="49D11229"/>
    <w:rsid w:val="49DAB171"/>
    <w:rsid w:val="49E2C4B7"/>
    <w:rsid w:val="49F01D90"/>
    <w:rsid w:val="49FA8354"/>
    <w:rsid w:val="4A1924E5"/>
    <w:rsid w:val="4A2E7CA9"/>
    <w:rsid w:val="4A380EBE"/>
    <w:rsid w:val="4A46D260"/>
    <w:rsid w:val="4A5DC901"/>
    <w:rsid w:val="4A8347C0"/>
    <w:rsid w:val="4A8F4804"/>
    <w:rsid w:val="4A9C1DA0"/>
    <w:rsid w:val="4AA99E66"/>
    <w:rsid w:val="4AAEA25E"/>
    <w:rsid w:val="4AE6CE79"/>
    <w:rsid w:val="4AEE2FB8"/>
    <w:rsid w:val="4AEE4074"/>
    <w:rsid w:val="4AF5C28E"/>
    <w:rsid w:val="4AF7802A"/>
    <w:rsid w:val="4B0E83F2"/>
    <w:rsid w:val="4B1B8877"/>
    <w:rsid w:val="4B1C76AE"/>
    <w:rsid w:val="4B1CB2E9"/>
    <w:rsid w:val="4B2FEB9B"/>
    <w:rsid w:val="4B47E5A1"/>
    <w:rsid w:val="4B5F3116"/>
    <w:rsid w:val="4B741623"/>
    <w:rsid w:val="4B9254CC"/>
    <w:rsid w:val="4B9D499F"/>
    <w:rsid w:val="4BB11CEE"/>
    <w:rsid w:val="4BD5BB92"/>
    <w:rsid w:val="4BED6F5A"/>
    <w:rsid w:val="4BFD7016"/>
    <w:rsid w:val="4C0057F0"/>
    <w:rsid w:val="4C17417C"/>
    <w:rsid w:val="4C1B98E7"/>
    <w:rsid w:val="4C25F538"/>
    <w:rsid w:val="4C33B742"/>
    <w:rsid w:val="4C4D8E13"/>
    <w:rsid w:val="4C5028A8"/>
    <w:rsid w:val="4C5F2959"/>
    <w:rsid w:val="4C6AE2D6"/>
    <w:rsid w:val="4C6F569D"/>
    <w:rsid w:val="4C745704"/>
    <w:rsid w:val="4C751438"/>
    <w:rsid w:val="4C880DB9"/>
    <w:rsid w:val="4C9F9C8C"/>
    <w:rsid w:val="4CA98E7A"/>
    <w:rsid w:val="4CAEC80A"/>
    <w:rsid w:val="4CC148DA"/>
    <w:rsid w:val="4CC4C5F3"/>
    <w:rsid w:val="4CE0459D"/>
    <w:rsid w:val="4CE3964C"/>
    <w:rsid w:val="4D02E513"/>
    <w:rsid w:val="4D47A931"/>
    <w:rsid w:val="4D54872E"/>
    <w:rsid w:val="4D5B9048"/>
    <w:rsid w:val="4D895DF4"/>
    <w:rsid w:val="4D8C372C"/>
    <w:rsid w:val="4D993312"/>
    <w:rsid w:val="4DB4F86D"/>
    <w:rsid w:val="4DB9D073"/>
    <w:rsid w:val="4DC932BA"/>
    <w:rsid w:val="4DDF4661"/>
    <w:rsid w:val="4DF8C76E"/>
    <w:rsid w:val="4E0DB0E0"/>
    <w:rsid w:val="4E18E13F"/>
    <w:rsid w:val="4E19798F"/>
    <w:rsid w:val="4E202243"/>
    <w:rsid w:val="4E329CB3"/>
    <w:rsid w:val="4E4ADEC5"/>
    <w:rsid w:val="4E4C885B"/>
    <w:rsid w:val="4E704961"/>
    <w:rsid w:val="4E8B584E"/>
    <w:rsid w:val="4EA5EF7D"/>
    <w:rsid w:val="4EC0A8DF"/>
    <w:rsid w:val="4EC74979"/>
    <w:rsid w:val="4ECD2027"/>
    <w:rsid w:val="4ED55F5B"/>
    <w:rsid w:val="4EDA0BA3"/>
    <w:rsid w:val="4EF9940A"/>
    <w:rsid w:val="4EFF350B"/>
    <w:rsid w:val="4F1EB23B"/>
    <w:rsid w:val="4F251B8F"/>
    <w:rsid w:val="4F2D6978"/>
    <w:rsid w:val="4F318079"/>
    <w:rsid w:val="4F420AFC"/>
    <w:rsid w:val="4F63EB0F"/>
    <w:rsid w:val="4F6CD866"/>
    <w:rsid w:val="4F713FC3"/>
    <w:rsid w:val="4F739CDA"/>
    <w:rsid w:val="4F7F5FA9"/>
    <w:rsid w:val="4F975B00"/>
    <w:rsid w:val="4FC205D5"/>
    <w:rsid w:val="4FC6A37C"/>
    <w:rsid w:val="4FCE6D14"/>
    <w:rsid w:val="4FF4D469"/>
    <w:rsid w:val="4FFAB49D"/>
    <w:rsid w:val="50126F9A"/>
    <w:rsid w:val="501B5E4A"/>
    <w:rsid w:val="5026BB3B"/>
    <w:rsid w:val="502B8BBD"/>
    <w:rsid w:val="504C0BFB"/>
    <w:rsid w:val="504D86A0"/>
    <w:rsid w:val="505B93B8"/>
    <w:rsid w:val="505DCC18"/>
    <w:rsid w:val="506A6EB3"/>
    <w:rsid w:val="50920674"/>
    <w:rsid w:val="50E91224"/>
    <w:rsid w:val="50EC2526"/>
    <w:rsid w:val="50F3BE9E"/>
    <w:rsid w:val="50FB88CF"/>
    <w:rsid w:val="5121FB15"/>
    <w:rsid w:val="512D0898"/>
    <w:rsid w:val="513CA442"/>
    <w:rsid w:val="515F92C0"/>
    <w:rsid w:val="51774C42"/>
    <w:rsid w:val="518095DF"/>
    <w:rsid w:val="5191D817"/>
    <w:rsid w:val="5195D89B"/>
    <w:rsid w:val="519EECD6"/>
    <w:rsid w:val="51A6BAC2"/>
    <w:rsid w:val="51B3D0BA"/>
    <w:rsid w:val="51B829C7"/>
    <w:rsid w:val="52008F9A"/>
    <w:rsid w:val="5217AA6F"/>
    <w:rsid w:val="521986BD"/>
    <w:rsid w:val="523FC15C"/>
    <w:rsid w:val="5248320A"/>
    <w:rsid w:val="525CB908"/>
    <w:rsid w:val="526DA653"/>
    <w:rsid w:val="52792D00"/>
    <w:rsid w:val="5284CA04"/>
    <w:rsid w:val="5298AA6E"/>
    <w:rsid w:val="52A9DDF0"/>
    <w:rsid w:val="52ABB59D"/>
    <w:rsid w:val="52C99DA1"/>
    <w:rsid w:val="52CCE16B"/>
    <w:rsid w:val="52CDFE9B"/>
    <w:rsid w:val="52D9356D"/>
    <w:rsid w:val="52E52841"/>
    <w:rsid w:val="52E727A2"/>
    <w:rsid w:val="52EFF36E"/>
    <w:rsid w:val="52F31F72"/>
    <w:rsid w:val="52F81704"/>
    <w:rsid w:val="530EDC17"/>
    <w:rsid w:val="530FB73F"/>
    <w:rsid w:val="530FFF12"/>
    <w:rsid w:val="531AC5E1"/>
    <w:rsid w:val="5326B5CC"/>
    <w:rsid w:val="5327273E"/>
    <w:rsid w:val="53273165"/>
    <w:rsid w:val="533CC0AD"/>
    <w:rsid w:val="536B1220"/>
    <w:rsid w:val="53788C83"/>
    <w:rsid w:val="53924E10"/>
    <w:rsid w:val="53BDE6DB"/>
    <w:rsid w:val="53C61110"/>
    <w:rsid w:val="53C645D3"/>
    <w:rsid w:val="53C8F225"/>
    <w:rsid w:val="53DB91BD"/>
    <w:rsid w:val="53E08DF2"/>
    <w:rsid w:val="53FA2A02"/>
    <w:rsid w:val="54069BC9"/>
    <w:rsid w:val="540A281E"/>
    <w:rsid w:val="5411E28A"/>
    <w:rsid w:val="5425C8F8"/>
    <w:rsid w:val="5432DE3B"/>
    <w:rsid w:val="5460F32A"/>
    <w:rsid w:val="546CC3FA"/>
    <w:rsid w:val="547BCF3B"/>
    <w:rsid w:val="54D6D41B"/>
    <w:rsid w:val="54D713B2"/>
    <w:rsid w:val="54EF7253"/>
    <w:rsid w:val="550C73DC"/>
    <w:rsid w:val="550F58B9"/>
    <w:rsid w:val="552ECB47"/>
    <w:rsid w:val="5542D701"/>
    <w:rsid w:val="554EB9B0"/>
    <w:rsid w:val="556347E6"/>
    <w:rsid w:val="5577400D"/>
    <w:rsid w:val="5577621E"/>
    <w:rsid w:val="55822E9C"/>
    <w:rsid w:val="55BE8446"/>
    <w:rsid w:val="55D49DB1"/>
    <w:rsid w:val="55ED0AA0"/>
    <w:rsid w:val="55F813E6"/>
    <w:rsid w:val="56061009"/>
    <w:rsid w:val="5640CABA"/>
    <w:rsid w:val="56695DEB"/>
    <w:rsid w:val="5674F858"/>
    <w:rsid w:val="569C1390"/>
    <w:rsid w:val="56A299B2"/>
    <w:rsid w:val="56A73FC3"/>
    <w:rsid w:val="570633B9"/>
    <w:rsid w:val="57078103"/>
    <w:rsid w:val="571B6350"/>
    <w:rsid w:val="573CD572"/>
    <w:rsid w:val="5748E58B"/>
    <w:rsid w:val="575E56FE"/>
    <w:rsid w:val="5765117A"/>
    <w:rsid w:val="576AFD24"/>
    <w:rsid w:val="5782B2AF"/>
    <w:rsid w:val="578B214E"/>
    <w:rsid w:val="57A73D3F"/>
    <w:rsid w:val="57AD35AB"/>
    <w:rsid w:val="57B89CE2"/>
    <w:rsid w:val="57C066F2"/>
    <w:rsid w:val="57E03B2E"/>
    <w:rsid w:val="57F5270C"/>
    <w:rsid w:val="582FB92A"/>
    <w:rsid w:val="5835A080"/>
    <w:rsid w:val="5835A377"/>
    <w:rsid w:val="5835F07A"/>
    <w:rsid w:val="5866ABB4"/>
    <w:rsid w:val="586E5952"/>
    <w:rsid w:val="58A68558"/>
    <w:rsid w:val="58AF02E0"/>
    <w:rsid w:val="58BADC6B"/>
    <w:rsid w:val="58C172B8"/>
    <w:rsid w:val="58D58644"/>
    <w:rsid w:val="58DBD34D"/>
    <w:rsid w:val="58E55636"/>
    <w:rsid w:val="58EAD65C"/>
    <w:rsid w:val="58EB3627"/>
    <w:rsid w:val="58F53C40"/>
    <w:rsid w:val="58FE1834"/>
    <w:rsid w:val="5908C1A6"/>
    <w:rsid w:val="592889BD"/>
    <w:rsid w:val="593B8153"/>
    <w:rsid w:val="596471E8"/>
    <w:rsid w:val="5984AA90"/>
    <w:rsid w:val="598F7BE2"/>
    <w:rsid w:val="599FE4DC"/>
    <w:rsid w:val="59BBE3EC"/>
    <w:rsid w:val="59C1839B"/>
    <w:rsid w:val="59C80EB1"/>
    <w:rsid w:val="59C89A8D"/>
    <w:rsid w:val="59C9AC2D"/>
    <w:rsid w:val="59DA0046"/>
    <w:rsid w:val="59E62E26"/>
    <w:rsid w:val="59E6D0E0"/>
    <w:rsid w:val="59F632A4"/>
    <w:rsid w:val="5A0A0376"/>
    <w:rsid w:val="5A111DF3"/>
    <w:rsid w:val="5A12113F"/>
    <w:rsid w:val="5A241725"/>
    <w:rsid w:val="5A4B1B88"/>
    <w:rsid w:val="5A5191D7"/>
    <w:rsid w:val="5A5CDDA9"/>
    <w:rsid w:val="5A613E35"/>
    <w:rsid w:val="5A7E11C3"/>
    <w:rsid w:val="5A8BF5F4"/>
    <w:rsid w:val="5A8F6CD2"/>
    <w:rsid w:val="5AA44745"/>
    <w:rsid w:val="5AAEAD08"/>
    <w:rsid w:val="5AB89E1A"/>
    <w:rsid w:val="5AD75329"/>
    <w:rsid w:val="5ADE0BB2"/>
    <w:rsid w:val="5AE8D991"/>
    <w:rsid w:val="5AF13C02"/>
    <w:rsid w:val="5AFC424C"/>
    <w:rsid w:val="5B0557AD"/>
    <w:rsid w:val="5B31528C"/>
    <w:rsid w:val="5B51A5BE"/>
    <w:rsid w:val="5B58267D"/>
    <w:rsid w:val="5B599F28"/>
    <w:rsid w:val="5B680EA1"/>
    <w:rsid w:val="5B8F1727"/>
    <w:rsid w:val="5B92CD9D"/>
    <w:rsid w:val="5BAB3C51"/>
    <w:rsid w:val="5BBC2054"/>
    <w:rsid w:val="5BC41012"/>
    <w:rsid w:val="5BFF6574"/>
    <w:rsid w:val="5BFF760C"/>
    <w:rsid w:val="5C046292"/>
    <w:rsid w:val="5C1E3515"/>
    <w:rsid w:val="5C2CE426"/>
    <w:rsid w:val="5C30D1E6"/>
    <w:rsid w:val="5C333B2E"/>
    <w:rsid w:val="5C507D72"/>
    <w:rsid w:val="5C5D791C"/>
    <w:rsid w:val="5C7D4FC8"/>
    <w:rsid w:val="5C98A31B"/>
    <w:rsid w:val="5C9AFE08"/>
    <w:rsid w:val="5C9FAC88"/>
    <w:rsid w:val="5CB988CB"/>
    <w:rsid w:val="5CD5DAAC"/>
    <w:rsid w:val="5CEBBFED"/>
    <w:rsid w:val="5CFDAF8E"/>
    <w:rsid w:val="5D0E4D79"/>
    <w:rsid w:val="5D1BCA88"/>
    <w:rsid w:val="5D4369DC"/>
    <w:rsid w:val="5D49A151"/>
    <w:rsid w:val="5D4F5305"/>
    <w:rsid w:val="5D5D9B25"/>
    <w:rsid w:val="5D5F4724"/>
    <w:rsid w:val="5D65EF1B"/>
    <w:rsid w:val="5D698189"/>
    <w:rsid w:val="5D70A1B4"/>
    <w:rsid w:val="5D7861BD"/>
    <w:rsid w:val="5D8A6189"/>
    <w:rsid w:val="5D92FEF6"/>
    <w:rsid w:val="5D94A763"/>
    <w:rsid w:val="5D9BC865"/>
    <w:rsid w:val="5DAB20DF"/>
    <w:rsid w:val="5DB8CBDC"/>
    <w:rsid w:val="5DBE3907"/>
    <w:rsid w:val="5DD764D6"/>
    <w:rsid w:val="5DE6B2E4"/>
    <w:rsid w:val="5DF600F6"/>
    <w:rsid w:val="5DF7DF99"/>
    <w:rsid w:val="5E01E21D"/>
    <w:rsid w:val="5E0549F7"/>
    <w:rsid w:val="5E29E1D5"/>
    <w:rsid w:val="5E2C27FE"/>
    <w:rsid w:val="5E3CBECE"/>
    <w:rsid w:val="5E402246"/>
    <w:rsid w:val="5E540B93"/>
    <w:rsid w:val="5E5428DB"/>
    <w:rsid w:val="5E611B7D"/>
    <w:rsid w:val="5E6F3C57"/>
    <w:rsid w:val="5E8EB0E1"/>
    <w:rsid w:val="5E8FEB91"/>
    <w:rsid w:val="5E93F727"/>
    <w:rsid w:val="5E9F0AE0"/>
    <w:rsid w:val="5EA564CF"/>
    <w:rsid w:val="5EAF392A"/>
    <w:rsid w:val="5EB99BE5"/>
    <w:rsid w:val="5EBD6BB1"/>
    <w:rsid w:val="5EF63E25"/>
    <w:rsid w:val="5F10D3E7"/>
    <w:rsid w:val="5F177C33"/>
    <w:rsid w:val="5F474B1F"/>
    <w:rsid w:val="5F794C79"/>
    <w:rsid w:val="5F9F4F84"/>
    <w:rsid w:val="5FC72163"/>
    <w:rsid w:val="5FDD1F7D"/>
    <w:rsid w:val="5FE6A647"/>
    <w:rsid w:val="5FF124BB"/>
    <w:rsid w:val="5FF2E6BD"/>
    <w:rsid w:val="5FF65003"/>
    <w:rsid w:val="5FFAD218"/>
    <w:rsid w:val="600227D4"/>
    <w:rsid w:val="600B8C11"/>
    <w:rsid w:val="601C88E0"/>
    <w:rsid w:val="60241532"/>
    <w:rsid w:val="60288775"/>
    <w:rsid w:val="603C5B7D"/>
    <w:rsid w:val="604B3524"/>
    <w:rsid w:val="6072CDA5"/>
    <w:rsid w:val="6092BBB9"/>
    <w:rsid w:val="60BCB389"/>
    <w:rsid w:val="60C774F9"/>
    <w:rsid w:val="60FF3F2A"/>
    <w:rsid w:val="611C043A"/>
    <w:rsid w:val="612A0878"/>
    <w:rsid w:val="612B6025"/>
    <w:rsid w:val="615CC9A6"/>
    <w:rsid w:val="6175174F"/>
    <w:rsid w:val="617B0FD1"/>
    <w:rsid w:val="6185B9DB"/>
    <w:rsid w:val="6185BF2B"/>
    <w:rsid w:val="619FCB2F"/>
    <w:rsid w:val="61B5EADC"/>
    <w:rsid w:val="61BA3BF8"/>
    <w:rsid w:val="61C4834D"/>
    <w:rsid w:val="61C939ED"/>
    <w:rsid w:val="61D59C2A"/>
    <w:rsid w:val="61D903F7"/>
    <w:rsid w:val="61EEA50F"/>
    <w:rsid w:val="61EEB7C6"/>
    <w:rsid w:val="620F7D75"/>
    <w:rsid w:val="6226EB7B"/>
    <w:rsid w:val="622D079F"/>
    <w:rsid w:val="622DAA4D"/>
    <w:rsid w:val="62302449"/>
    <w:rsid w:val="624D2751"/>
    <w:rsid w:val="6254D355"/>
    <w:rsid w:val="6263CC0F"/>
    <w:rsid w:val="626DBDFD"/>
    <w:rsid w:val="62813F59"/>
    <w:rsid w:val="628747B5"/>
    <w:rsid w:val="62920022"/>
    <w:rsid w:val="62A3B2AA"/>
    <w:rsid w:val="62B09219"/>
    <w:rsid w:val="62B28CFB"/>
    <w:rsid w:val="62CA68E9"/>
    <w:rsid w:val="62DA98FC"/>
    <w:rsid w:val="62E49FEE"/>
    <w:rsid w:val="62E7A55A"/>
    <w:rsid w:val="62F4E6F1"/>
    <w:rsid w:val="63198412"/>
    <w:rsid w:val="63225A7A"/>
    <w:rsid w:val="63248607"/>
    <w:rsid w:val="63315186"/>
    <w:rsid w:val="633189F7"/>
    <w:rsid w:val="633B7DD6"/>
    <w:rsid w:val="633F3E84"/>
    <w:rsid w:val="635066AF"/>
    <w:rsid w:val="6353E376"/>
    <w:rsid w:val="635C3DB0"/>
    <w:rsid w:val="6369B9E1"/>
    <w:rsid w:val="638B3FB9"/>
    <w:rsid w:val="638D7ACF"/>
    <w:rsid w:val="63A157FC"/>
    <w:rsid w:val="63BB44A1"/>
    <w:rsid w:val="63C2B071"/>
    <w:rsid w:val="63C665F6"/>
    <w:rsid w:val="63C7BFF3"/>
    <w:rsid w:val="63C97FE0"/>
    <w:rsid w:val="63D0D981"/>
    <w:rsid w:val="63EB3D9B"/>
    <w:rsid w:val="640405E8"/>
    <w:rsid w:val="6408A693"/>
    <w:rsid w:val="641B12E4"/>
    <w:rsid w:val="64207EB9"/>
    <w:rsid w:val="642792AF"/>
    <w:rsid w:val="64315338"/>
    <w:rsid w:val="643E0047"/>
    <w:rsid w:val="6441B384"/>
    <w:rsid w:val="64424F79"/>
    <w:rsid w:val="64451750"/>
    <w:rsid w:val="64504833"/>
    <w:rsid w:val="6466A39D"/>
    <w:rsid w:val="647DF78D"/>
    <w:rsid w:val="648BB497"/>
    <w:rsid w:val="64C8A8A7"/>
    <w:rsid w:val="64E80156"/>
    <w:rsid w:val="650D816B"/>
    <w:rsid w:val="65131C52"/>
    <w:rsid w:val="651D8EFD"/>
    <w:rsid w:val="6526A26C"/>
    <w:rsid w:val="652ADDEE"/>
    <w:rsid w:val="652D7AB5"/>
    <w:rsid w:val="657514FA"/>
    <w:rsid w:val="657E4897"/>
    <w:rsid w:val="65882B91"/>
    <w:rsid w:val="6595736E"/>
    <w:rsid w:val="659DF32D"/>
    <w:rsid w:val="659FD649"/>
    <w:rsid w:val="65DF82C8"/>
    <w:rsid w:val="660416BB"/>
    <w:rsid w:val="660AB8C4"/>
    <w:rsid w:val="660FABE1"/>
    <w:rsid w:val="66170BD4"/>
    <w:rsid w:val="6618637B"/>
    <w:rsid w:val="6619155A"/>
    <w:rsid w:val="66434869"/>
    <w:rsid w:val="665321EB"/>
    <w:rsid w:val="66A45B49"/>
    <w:rsid w:val="66A741A1"/>
    <w:rsid w:val="66C8C533"/>
    <w:rsid w:val="66D5E6F6"/>
    <w:rsid w:val="66F008E7"/>
    <w:rsid w:val="66F1E3B0"/>
    <w:rsid w:val="671C4704"/>
    <w:rsid w:val="6727BD9E"/>
    <w:rsid w:val="674E2BBB"/>
    <w:rsid w:val="67501EA2"/>
    <w:rsid w:val="6752B3A6"/>
    <w:rsid w:val="676250CD"/>
    <w:rsid w:val="6773F1E8"/>
    <w:rsid w:val="678291FC"/>
    <w:rsid w:val="6782D0C3"/>
    <w:rsid w:val="6785D029"/>
    <w:rsid w:val="679C31DB"/>
    <w:rsid w:val="67A516AF"/>
    <w:rsid w:val="67DAC624"/>
    <w:rsid w:val="67E52828"/>
    <w:rsid w:val="67FF3CD4"/>
    <w:rsid w:val="68029553"/>
    <w:rsid w:val="68258568"/>
    <w:rsid w:val="682D1E6A"/>
    <w:rsid w:val="6843B355"/>
    <w:rsid w:val="68470F9B"/>
    <w:rsid w:val="6863A5E7"/>
    <w:rsid w:val="68735113"/>
    <w:rsid w:val="6884C342"/>
    <w:rsid w:val="689B7223"/>
    <w:rsid w:val="68A96947"/>
    <w:rsid w:val="68AEE6C7"/>
    <w:rsid w:val="68BD3FEF"/>
    <w:rsid w:val="68E812A3"/>
    <w:rsid w:val="68EA9C48"/>
    <w:rsid w:val="690206C1"/>
    <w:rsid w:val="690DA75C"/>
    <w:rsid w:val="690F736D"/>
    <w:rsid w:val="69221823"/>
    <w:rsid w:val="6936250D"/>
    <w:rsid w:val="693631C9"/>
    <w:rsid w:val="69505AF8"/>
    <w:rsid w:val="695CA7EC"/>
    <w:rsid w:val="696A1B18"/>
    <w:rsid w:val="697B7FDA"/>
    <w:rsid w:val="699049D7"/>
    <w:rsid w:val="69953EB4"/>
    <w:rsid w:val="69C4BFB5"/>
    <w:rsid w:val="69C6EC24"/>
    <w:rsid w:val="69D05D95"/>
    <w:rsid w:val="6A1A806E"/>
    <w:rsid w:val="6A299D85"/>
    <w:rsid w:val="6A501542"/>
    <w:rsid w:val="6A6CEDEB"/>
    <w:rsid w:val="6A758E83"/>
    <w:rsid w:val="6A85FA23"/>
    <w:rsid w:val="6A9045DB"/>
    <w:rsid w:val="6AA3EFC7"/>
    <w:rsid w:val="6AB74986"/>
    <w:rsid w:val="6AC3C426"/>
    <w:rsid w:val="6ACA8FBC"/>
    <w:rsid w:val="6ACCCA6F"/>
    <w:rsid w:val="6AEAD2D2"/>
    <w:rsid w:val="6AF0156F"/>
    <w:rsid w:val="6AFDB084"/>
    <w:rsid w:val="6B012AA9"/>
    <w:rsid w:val="6B02E671"/>
    <w:rsid w:val="6B0BF395"/>
    <w:rsid w:val="6B1C3DD1"/>
    <w:rsid w:val="6B52C7BA"/>
    <w:rsid w:val="6B6ACBD6"/>
    <w:rsid w:val="6B7ADDB8"/>
    <w:rsid w:val="6B7F3FD4"/>
    <w:rsid w:val="6B86F11A"/>
    <w:rsid w:val="6BA46547"/>
    <w:rsid w:val="6BAD7525"/>
    <w:rsid w:val="6BB3E612"/>
    <w:rsid w:val="6BBAC6B2"/>
    <w:rsid w:val="6BD6BF9E"/>
    <w:rsid w:val="6BE52C99"/>
    <w:rsid w:val="6BE6EDFB"/>
    <w:rsid w:val="6BE8F3EE"/>
    <w:rsid w:val="6C04B4F2"/>
    <w:rsid w:val="6C39FCA5"/>
    <w:rsid w:val="6C4F2A25"/>
    <w:rsid w:val="6C5A0AF1"/>
    <w:rsid w:val="6C616FC5"/>
    <w:rsid w:val="6C6D1497"/>
    <w:rsid w:val="6C969088"/>
    <w:rsid w:val="6CA23A3E"/>
    <w:rsid w:val="6CBBD6CD"/>
    <w:rsid w:val="6CBE1C06"/>
    <w:rsid w:val="6CBF11E8"/>
    <w:rsid w:val="6CC72D37"/>
    <w:rsid w:val="6CC78F1E"/>
    <w:rsid w:val="6CCE5DC5"/>
    <w:rsid w:val="6CDEB21B"/>
    <w:rsid w:val="6CF16194"/>
    <w:rsid w:val="6CF99607"/>
    <w:rsid w:val="6CFE9523"/>
    <w:rsid w:val="6D0377A9"/>
    <w:rsid w:val="6D2B5469"/>
    <w:rsid w:val="6D3282E4"/>
    <w:rsid w:val="6D3638EF"/>
    <w:rsid w:val="6D4397C1"/>
    <w:rsid w:val="6D5792B6"/>
    <w:rsid w:val="6D66B454"/>
    <w:rsid w:val="6D898D4D"/>
    <w:rsid w:val="6D916AFE"/>
    <w:rsid w:val="6DA74836"/>
    <w:rsid w:val="6DC3860A"/>
    <w:rsid w:val="6DC5FF11"/>
    <w:rsid w:val="6DE875B8"/>
    <w:rsid w:val="6DEDB758"/>
    <w:rsid w:val="6E0E512A"/>
    <w:rsid w:val="6E147174"/>
    <w:rsid w:val="6E456AFF"/>
    <w:rsid w:val="6E6E085F"/>
    <w:rsid w:val="6E6E3DE1"/>
    <w:rsid w:val="6E7F32A0"/>
    <w:rsid w:val="6F08DA06"/>
    <w:rsid w:val="6F232D57"/>
    <w:rsid w:val="6F408702"/>
    <w:rsid w:val="6F47D4F3"/>
    <w:rsid w:val="6F5875D9"/>
    <w:rsid w:val="6F597E24"/>
    <w:rsid w:val="6F69A644"/>
    <w:rsid w:val="6F75DE0B"/>
    <w:rsid w:val="6F8D481C"/>
    <w:rsid w:val="6FAE4E72"/>
    <w:rsid w:val="6FB6F741"/>
    <w:rsid w:val="6FCE379E"/>
    <w:rsid w:val="70028432"/>
    <w:rsid w:val="703B03D3"/>
    <w:rsid w:val="7061CA00"/>
    <w:rsid w:val="706AE12C"/>
    <w:rsid w:val="70A676D9"/>
    <w:rsid w:val="70C3DC40"/>
    <w:rsid w:val="70C61316"/>
    <w:rsid w:val="70C63812"/>
    <w:rsid w:val="70C77238"/>
    <w:rsid w:val="70D54B05"/>
    <w:rsid w:val="70D9923B"/>
    <w:rsid w:val="70E60CFE"/>
    <w:rsid w:val="70FA2BC5"/>
    <w:rsid w:val="71051CCF"/>
    <w:rsid w:val="711751FA"/>
    <w:rsid w:val="711AC208"/>
    <w:rsid w:val="7128AE8C"/>
    <w:rsid w:val="713F0082"/>
    <w:rsid w:val="7169EB09"/>
    <w:rsid w:val="71702BC3"/>
    <w:rsid w:val="71780FDA"/>
    <w:rsid w:val="71BA6F7D"/>
    <w:rsid w:val="71C7527E"/>
    <w:rsid w:val="71D04D99"/>
    <w:rsid w:val="71D411EA"/>
    <w:rsid w:val="71D66906"/>
    <w:rsid w:val="71FCEC72"/>
    <w:rsid w:val="720753F0"/>
    <w:rsid w:val="7212C6C3"/>
    <w:rsid w:val="7224D9A9"/>
    <w:rsid w:val="723EBE8B"/>
    <w:rsid w:val="7246CF14"/>
    <w:rsid w:val="725B2F4E"/>
    <w:rsid w:val="7262A2D4"/>
    <w:rsid w:val="72732D02"/>
    <w:rsid w:val="72809BEC"/>
    <w:rsid w:val="72A4DD73"/>
    <w:rsid w:val="72A6E845"/>
    <w:rsid w:val="72ED0736"/>
    <w:rsid w:val="72EFF8C9"/>
    <w:rsid w:val="730D2B3A"/>
    <w:rsid w:val="730F2B08"/>
    <w:rsid w:val="732BAFBA"/>
    <w:rsid w:val="732DE4C1"/>
    <w:rsid w:val="73A28BA6"/>
    <w:rsid w:val="73D1B156"/>
    <w:rsid w:val="73D38615"/>
    <w:rsid w:val="73E7AAAE"/>
    <w:rsid w:val="742BB685"/>
    <w:rsid w:val="742E52E5"/>
    <w:rsid w:val="74367416"/>
    <w:rsid w:val="744163DB"/>
    <w:rsid w:val="74562CD7"/>
    <w:rsid w:val="745C849A"/>
    <w:rsid w:val="7494FF06"/>
    <w:rsid w:val="749E1BFF"/>
    <w:rsid w:val="74A203D2"/>
    <w:rsid w:val="74C281BA"/>
    <w:rsid w:val="74CCDEF8"/>
    <w:rsid w:val="74DBC6F5"/>
    <w:rsid w:val="74E3AEDA"/>
    <w:rsid w:val="74E64336"/>
    <w:rsid w:val="7508A78F"/>
    <w:rsid w:val="750AA0C3"/>
    <w:rsid w:val="750C121A"/>
    <w:rsid w:val="75248321"/>
    <w:rsid w:val="7545FCBD"/>
    <w:rsid w:val="7546DD4E"/>
    <w:rsid w:val="756318C1"/>
    <w:rsid w:val="758D8CC6"/>
    <w:rsid w:val="7594567A"/>
    <w:rsid w:val="75A4095F"/>
    <w:rsid w:val="75B09D71"/>
    <w:rsid w:val="75CA90EB"/>
    <w:rsid w:val="75CAA15B"/>
    <w:rsid w:val="75D685C2"/>
    <w:rsid w:val="75F1FD38"/>
    <w:rsid w:val="76134E9F"/>
    <w:rsid w:val="7613BFB7"/>
    <w:rsid w:val="76166CB9"/>
    <w:rsid w:val="7637970B"/>
    <w:rsid w:val="76539C02"/>
    <w:rsid w:val="766CDBE8"/>
    <w:rsid w:val="768502DE"/>
    <w:rsid w:val="769B3093"/>
    <w:rsid w:val="769EB2AA"/>
    <w:rsid w:val="76A3BAAC"/>
    <w:rsid w:val="76AD16CA"/>
    <w:rsid w:val="76ADD784"/>
    <w:rsid w:val="76B589E8"/>
    <w:rsid w:val="76CDE6E7"/>
    <w:rsid w:val="76D63681"/>
    <w:rsid w:val="76E915E3"/>
    <w:rsid w:val="771CA40B"/>
    <w:rsid w:val="7777E23B"/>
    <w:rsid w:val="7796C7FB"/>
    <w:rsid w:val="779FD88C"/>
    <w:rsid w:val="77B0D173"/>
    <w:rsid w:val="77BEBE27"/>
    <w:rsid w:val="77C92A81"/>
    <w:rsid w:val="77D22192"/>
    <w:rsid w:val="781287BB"/>
    <w:rsid w:val="781F9EFF"/>
    <w:rsid w:val="7839F1E4"/>
    <w:rsid w:val="784B26C3"/>
    <w:rsid w:val="785845DF"/>
    <w:rsid w:val="7858C8DD"/>
    <w:rsid w:val="788EC518"/>
    <w:rsid w:val="789BC247"/>
    <w:rsid w:val="78AB568E"/>
    <w:rsid w:val="78AFE5D1"/>
    <w:rsid w:val="78CB99B1"/>
    <w:rsid w:val="78CCDBB8"/>
    <w:rsid w:val="78E50E10"/>
    <w:rsid w:val="78E7380D"/>
    <w:rsid w:val="78F20584"/>
    <w:rsid w:val="78F7602D"/>
    <w:rsid w:val="791B0B58"/>
    <w:rsid w:val="7957338B"/>
    <w:rsid w:val="797205C0"/>
    <w:rsid w:val="79852ED1"/>
    <w:rsid w:val="7986218E"/>
    <w:rsid w:val="79889B36"/>
    <w:rsid w:val="798ACEFE"/>
    <w:rsid w:val="79A70D5B"/>
    <w:rsid w:val="79C1A9A6"/>
    <w:rsid w:val="79D4F062"/>
    <w:rsid w:val="79DF3707"/>
    <w:rsid w:val="79F28F14"/>
    <w:rsid w:val="7A01899E"/>
    <w:rsid w:val="7A450C4E"/>
    <w:rsid w:val="7A4F01B8"/>
    <w:rsid w:val="7A526E60"/>
    <w:rsid w:val="7A58D73F"/>
    <w:rsid w:val="7A63C4CC"/>
    <w:rsid w:val="7A674057"/>
    <w:rsid w:val="7A69C55C"/>
    <w:rsid w:val="7A78EF29"/>
    <w:rsid w:val="7A83D300"/>
    <w:rsid w:val="7A862FE5"/>
    <w:rsid w:val="7A8BBFEF"/>
    <w:rsid w:val="7A8DFCDA"/>
    <w:rsid w:val="7AA865B8"/>
    <w:rsid w:val="7AF44A0F"/>
    <w:rsid w:val="7AFD430C"/>
    <w:rsid w:val="7B10E66A"/>
    <w:rsid w:val="7B1BD2C4"/>
    <w:rsid w:val="7B24F41F"/>
    <w:rsid w:val="7B3706A9"/>
    <w:rsid w:val="7B395B9C"/>
    <w:rsid w:val="7B4B61BF"/>
    <w:rsid w:val="7B4D770B"/>
    <w:rsid w:val="7B549377"/>
    <w:rsid w:val="7B55FBEE"/>
    <w:rsid w:val="7B7E0D88"/>
    <w:rsid w:val="7B8145BD"/>
    <w:rsid w:val="7B880681"/>
    <w:rsid w:val="7B8D6FFA"/>
    <w:rsid w:val="7B9127C9"/>
    <w:rsid w:val="7B94BDD1"/>
    <w:rsid w:val="7BA117F5"/>
    <w:rsid w:val="7BB66413"/>
    <w:rsid w:val="7BDCE641"/>
    <w:rsid w:val="7BED0C84"/>
    <w:rsid w:val="7BF30631"/>
    <w:rsid w:val="7BF86FF5"/>
    <w:rsid w:val="7C0F1591"/>
    <w:rsid w:val="7C3AC422"/>
    <w:rsid w:val="7C741050"/>
    <w:rsid w:val="7C7C32CD"/>
    <w:rsid w:val="7C8985C2"/>
    <w:rsid w:val="7C8A6963"/>
    <w:rsid w:val="7C8C6CD3"/>
    <w:rsid w:val="7CAB623A"/>
    <w:rsid w:val="7CC2B15C"/>
    <w:rsid w:val="7CD0C551"/>
    <w:rsid w:val="7CD6C097"/>
    <w:rsid w:val="7CD78BC5"/>
    <w:rsid w:val="7CDCCE1D"/>
    <w:rsid w:val="7CE2160E"/>
    <w:rsid w:val="7CE6BC3C"/>
    <w:rsid w:val="7D035ED2"/>
    <w:rsid w:val="7D0E0884"/>
    <w:rsid w:val="7D1F4FB7"/>
    <w:rsid w:val="7D272F8A"/>
    <w:rsid w:val="7D7AB98B"/>
    <w:rsid w:val="7D7C7F55"/>
    <w:rsid w:val="7D84F929"/>
    <w:rsid w:val="7D872DC4"/>
    <w:rsid w:val="7D91C806"/>
    <w:rsid w:val="7DA924E1"/>
    <w:rsid w:val="7DAEF3B0"/>
    <w:rsid w:val="7DC402D2"/>
    <w:rsid w:val="7DC5EBFD"/>
    <w:rsid w:val="7DD12841"/>
    <w:rsid w:val="7DD645A7"/>
    <w:rsid w:val="7DEE99DD"/>
    <w:rsid w:val="7E0F7B42"/>
    <w:rsid w:val="7E12F9BC"/>
    <w:rsid w:val="7E16D478"/>
    <w:rsid w:val="7E17506F"/>
    <w:rsid w:val="7E255623"/>
    <w:rsid w:val="7E2BAD2C"/>
    <w:rsid w:val="7E3BB37E"/>
    <w:rsid w:val="7E48E12C"/>
    <w:rsid w:val="7E4B5959"/>
    <w:rsid w:val="7E572902"/>
    <w:rsid w:val="7E58A7DE"/>
    <w:rsid w:val="7E6C7995"/>
    <w:rsid w:val="7E980EC8"/>
    <w:rsid w:val="7E9B689E"/>
    <w:rsid w:val="7E9CF42C"/>
    <w:rsid w:val="7EB66B05"/>
    <w:rsid w:val="7EC45CF0"/>
    <w:rsid w:val="7ECDB868"/>
    <w:rsid w:val="7ECEB70B"/>
    <w:rsid w:val="7EE97FA9"/>
    <w:rsid w:val="7F0F8CF8"/>
    <w:rsid w:val="7F24F65B"/>
    <w:rsid w:val="7F2B42C0"/>
    <w:rsid w:val="7F51A678"/>
    <w:rsid w:val="7F82552F"/>
    <w:rsid w:val="7F86F947"/>
    <w:rsid w:val="7F99DE38"/>
    <w:rsid w:val="7F9C6B99"/>
    <w:rsid w:val="7FA4AEB7"/>
    <w:rsid w:val="7FA8735D"/>
    <w:rsid w:val="7FBB3F5A"/>
    <w:rsid w:val="7FC482D7"/>
    <w:rsid w:val="7FC953F0"/>
    <w:rsid w:val="7FD16490"/>
    <w:rsid w:val="7FD9021B"/>
    <w:rsid w:val="7FE048DF"/>
    <w:rsid w:val="7FFAD1BF"/>
    <w:rsid w:val="7FFC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7F4B4"/>
  <w15:chartTrackingRefBased/>
  <w15:docId w15:val="{AA0438C1-6556-4C15-B624-59418F5E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77A"/>
  </w:style>
  <w:style w:type="paragraph" w:styleId="Titre1">
    <w:name w:val="heading 1"/>
    <w:basedOn w:val="Normal"/>
    <w:next w:val="Normal"/>
    <w:link w:val="Titre1Car"/>
    <w:uiPriority w:val="9"/>
    <w:qFormat/>
    <w:rsid w:val="009516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1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44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03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516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66F"/>
  </w:style>
  <w:style w:type="paragraph" w:styleId="Pieddepage">
    <w:name w:val="footer"/>
    <w:basedOn w:val="Normal"/>
    <w:link w:val="PieddepageCar"/>
    <w:uiPriority w:val="99"/>
    <w:unhideWhenUsed/>
    <w:rsid w:val="009516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66F"/>
  </w:style>
  <w:style w:type="paragraph" w:styleId="Titre">
    <w:name w:val="Title"/>
    <w:basedOn w:val="Normal"/>
    <w:next w:val="Normal"/>
    <w:link w:val="TitreCar"/>
    <w:uiPriority w:val="10"/>
    <w:qFormat/>
    <w:rsid w:val="009516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9516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5166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516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">
    <w:name w:val="paragraph"/>
    <w:basedOn w:val="Normal"/>
    <w:rsid w:val="00951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normaltextrun">
    <w:name w:val="normaltextrun"/>
    <w:basedOn w:val="Policepardfaut"/>
    <w:rsid w:val="0095166F"/>
  </w:style>
  <w:style w:type="character" w:customStyle="1" w:styleId="eop">
    <w:name w:val="eop"/>
    <w:basedOn w:val="Policepardfaut"/>
    <w:rsid w:val="0095166F"/>
  </w:style>
  <w:style w:type="paragraph" w:styleId="En-ttedetabledesmatires">
    <w:name w:val="TOC Heading"/>
    <w:basedOn w:val="Titre1"/>
    <w:next w:val="Normal"/>
    <w:uiPriority w:val="39"/>
    <w:unhideWhenUsed/>
    <w:qFormat/>
    <w:rsid w:val="0095166F"/>
    <w:pPr>
      <w:outlineLvl w:val="9"/>
    </w:pPr>
    <w:rPr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95166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5166F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5166F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44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B31E8B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paragraph" w:customStyle="1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Policepardfaut"/>
    <w:link w:val="CommentText"/>
    <w:uiPriority w:val="99"/>
    <w:rPr>
      <w:sz w:val="20"/>
      <w:szCs w:val="20"/>
    </w:rPr>
  </w:style>
  <w:style w:type="character" w:customStyle="1" w:styleId="CommentReference">
    <w:name w:val="Comment Reference"/>
    <w:basedOn w:val="Policepardfaut"/>
    <w:uiPriority w:val="99"/>
    <w:semiHidden/>
    <w:unhideWhenUsed/>
    <w:rPr>
      <w:sz w:val="16"/>
      <w:szCs w:val="16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9A2C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CE9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4611B4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semiHidden/>
    <w:unhideWhenUsed/>
    <w:rsid w:val="00A569B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46CF6"/>
    <w:rPr>
      <w:color w:val="954F72" w:themeColor="followedHyperlink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D1032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lledetableauclaire">
    <w:name w:val="Grid Table Light"/>
    <w:basedOn w:val="TableauNormal"/>
    <w:uiPriority w:val="40"/>
    <w:rsid w:val="007A6E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0340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8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29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5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0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25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8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0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9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61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9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4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4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1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7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7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2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4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4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31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5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6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9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75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02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5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5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9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2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59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4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6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6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1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3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45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1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8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4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4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8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7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0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3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83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1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1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82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29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47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73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46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7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4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8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1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7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2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3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6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26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1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3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4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20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8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2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4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3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7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0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97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4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1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57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8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18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92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4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6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6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8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65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6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4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7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8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4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36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6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9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0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5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8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0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3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42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1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8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9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4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3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84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6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9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1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0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3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1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7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8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0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9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4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02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1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1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8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5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6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9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45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2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5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4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9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6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9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1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2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9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bout.gitlab.com/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ivecegepfxgqc.sharepoint.com/:b:/r/sites/GroupeProfs/Shared%20Documents/Comit%C3%A9%20ASP/A25/asp_A25_horaires.pdf?csf=1&amp;web=1&amp;e=4cZno8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4885C69283174EAAF103BEADE95B6D" ma:contentTypeVersion="19" ma:contentTypeDescription="Create a new document." ma:contentTypeScope="" ma:versionID="bc4f869836313e61a76e4228394d9e5d">
  <xsd:schema xmlns:xsd="http://www.w3.org/2001/XMLSchema" xmlns:xs="http://www.w3.org/2001/XMLSchema" xmlns:p="http://schemas.microsoft.com/office/2006/metadata/properties" xmlns:ns2="af6a9f2f-16de-4779-987b-5cea003efb3a" xmlns:ns3="cd98f6a0-f0f6-42a1-a2dc-b401764263f8" targetNamespace="http://schemas.microsoft.com/office/2006/metadata/properties" ma:root="true" ma:fieldsID="362c1a64b0c88d97f902328fde11fd87" ns2:_="" ns3:_="">
    <xsd:import namespace="af6a9f2f-16de-4779-987b-5cea003efb3a"/>
    <xsd:import namespace="cd98f6a0-f0f6-42a1-a2dc-b401764263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_x00e9_rifi_x00e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a9f2f-16de-4779-987b-5cea003ef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1238a54-334c-4737-8f2f-779ac0d744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_x00e9_rifi_x00e9_" ma:index="26" nillable="true" ma:displayName="Vérifié" ma:default="1" ma:format="Dropdown" ma:internalName="V_x00e9_rifi_x00e9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8f6a0-f0f6-42a1-a2dc-b401764263f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053d7fd-c0b0-476b-8b17-8ed0301f2ee7}" ma:internalName="TaxCatchAll" ma:showField="CatchAllData" ma:web="cd98f6a0-f0f6-42a1-a2dc-b40176426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98f6a0-f0f6-42a1-a2dc-b401764263f8" xsi:nil="true"/>
    <lcf76f155ced4ddcb4097134ff3c332f xmlns="af6a9f2f-16de-4779-987b-5cea003efb3a">
      <Terms xmlns="http://schemas.microsoft.com/office/infopath/2007/PartnerControls"/>
    </lcf76f155ced4ddcb4097134ff3c332f>
    <V_x00e9_rifi_x00e9_ xmlns="af6a9f2f-16de-4779-987b-5cea003efb3a">true</V_x00e9_rifi_x00e9_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96D1F5-1C74-4DD9-A554-93D65217E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6a9f2f-16de-4779-987b-5cea003efb3a"/>
    <ds:schemaRef ds:uri="cd98f6a0-f0f6-42a1-a2dc-b401764263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68ED90-80AA-434D-9F63-96B3AB9EFA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591F85-5CBB-4DCE-83C7-0086945DCEE3}">
  <ds:schemaRefs>
    <ds:schemaRef ds:uri="http://schemas.microsoft.com/office/2006/metadata/properties"/>
    <ds:schemaRef ds:uri="http://schemas.microsoft.com/office/infopath/2007/PartnerControls"/>
    <ds:schemaRef ds:uri="cd98f6a0-f0f6-42a1-a2dc-b401764263f8"/>
    <ds:schemaRef ds:uri="af6a9f2f-16de-4779-987b-5cea003efb3a"/>
  </ds:schemaRefs>
</ds:datastoreItem>
</file>

<file path=customXml/itemProps4.xml><?xml version="1.0" encoding="utf-8"?>
<ds:datastoreItem xmlns:ds="http://schemas.openxmlformats.org/officeDocument/2006/customXml" ds:itemID="{58CE5326-7A0C-4175-820B-4D71285A67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2924</Words>
  <Characters>15649</Characters>
  <Application>Microsoft Office Word</Application>
  <DocSecurity>0</DocSecurity>
  <Lines>579</Lines>
  <Paragraphs>515</Paragraphs>
  <ScaleCrop>false</ScaleCrop>
  <Company>Cégep Garneau</Company>
  <LinksUpToDate>false</LinksUpToDate>
  <CharactersWithSpaces>18058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Jean-François Pépin</dc:creator>
  <cp:keywords/>
  <dc:description/>
  <cp:lastModifiedBy>Martin Vézina</cp:lastModifiedBy>
  <cp:revision>1582</cp:revision>
  <cp:lastPrinted>2025-04-24T16:57:00Z</cp:lastPrinted>
  <dcterms:created xsi:type="dcterms:W3CDTF">2023-10-27T03:18:00Z</dcterms:created>
  <dcterms:modified xsi:type="dcterms:W3CDTF">2026-04-02T12:27:00Z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0x010100E44885C69283174EAAF103BEADE95B6D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